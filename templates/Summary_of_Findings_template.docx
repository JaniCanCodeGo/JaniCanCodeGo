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04C5" w14:textId="265DF818" w:rsidR="00A675A2" w:rsidRDefault="007E6586" w:rsidP="001455D6">
      <w:pPr>
        <w:pStyle w:val="Title"/>
        <w:jc w:val="center"/>
        <w:rPr>
          <w:noProof/>
        </w:rPr>
      </w:pPr>
      <w:r>
        <w:rPr>
          <w:noProof/>
        </w:rPr>
        <w:drawing>
          <wp:anchor distT="0" distB="0" distL="114300" distR="114300" simplePos="0" relativeHeight="251658240" behindDoc="0" locked="0" layoutInCell="1" allowOverlap="1" wp14:anchorId="4915813C" wp14:editId="17FD1FBF">
            <wp:simplePos x="0" y="0"/>
            <wp:positionH relativeFrom="column">
              <wp:posOffset>-12118</wp:posOffset>
            </wp:positionH>
            <wp:positionV relativeFrom="paragraph">
              <wp:posOffset>-1517650</wp:posOffset>
            </wp:positionV>
            <wp:extent cx="7315200" cy="1597152"/>
            <wp:effectExtent l="0" t="0" r="0" b="3175"/>
            <wp:wrapNone/>
            <wp:docPr id="1" name="Picture 1" descr="California Department of Education letterhead with official seal. Tony  Thurmond State Superintendent of Public Instruction 1430 N Street, Sacramento, CA 95814-5901, 916-319-0800, www.cde.ca.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E Letterhead_Thurmond-2.jpg"/>
                    <pic:cNvPicPr/>
                  </pic:nvPicPr>
                  <pic:blipFill>
                    <a:blip r:embed="rId8">
                      <a:extLst>
                        <a:ext uri="{28A0092B-C50C-407E-A947-70E740481C1C}">
                          <a14:useLocalDpi xmlns:a14="http://schemas.microsoft.com/office/drawing/2010/main" val="0"/>
                        </a:ext>
                      </a:extLst>
                    </a:blip>
                    <a:stretch>
                      <a:fillRect/>
                    </a:stretch>
                  </pic:blipFill>
                  <pic:spPr>
                    <a:xfrm>
                      <a:off x="0" y="0"/>
                      <a:ext cx="7315200" cy="1597152"/>
                    </a:xfrm>
                    <a:prstGeom prst="rect">
                      <a:avLst/>
                    </a:prstGeom>
                  </pic:spPr>
                </pic:pic>
              </a:graphicData>
            </a:graphic>
          </wp:anchor>
        </w:drawing>
      </w:r>
    </w:p>
    <w:p w14:paraId="766B9BC2" w14:textId="32461369" w:rsidR="0018562B" w:rsidRPr="00C06E03" w:rsidRDefault="00C06E03" w:rsidP="00A675A2">
      <w:pPr>
        <w:ind w:left="810" w:right="860"/>
        <w:jc w:val="center"/>
        <w:rPr>
          <w:b/>
          <w:bCs/>
          <w:sz w:val="36"/>
          <w:szCs w:val="36"/>
        </w:rPr>
      </w:pPr>
      <w:r w:rsidRPr="00C06E03">
        <w:rPr>
          <w:b/>
          <w:bCs/>
          <w:sz w:val="36"/>
          <w:szCs w:val="36"/>
        </w:rPr>
        <w:t>Civil Rights Review Summary of F</w:t>
      </w:r>
      <w:commentRangeStart w:id="0"/>
      <w:commentRangeStart w:id="1"/>
      <w:r w:rsidRPr="00C06E03">
        <w:rPr>
          <w:b/>
          <w:bCs/>
          <w:sz w:val="36"/>
          <w:szCs w:val="36"/>
        </w:rPr>
        <w:t>indings</w:t>
      </w:r>
      <w:commentRangeEnd w:id="0"/>
      <w:r w:rsidR="00F43FCF">
        <w:rPr>
          <w:rStyle w:val="CommentReference"/>
        </w:rPr>
        <w:commentReference w:id="0"/>
      </w:r>
      <w:commentRangeEnd w:id="1"/>
      <w:r w:rsidR="00F43FCF">
        <w:rPr>
          <w:rStyle w:val="CommentReference"/>
        </w:rPr>
        <w:commentReference w:id="1"/>
      </w:r>
    </w:p>
    <w:p w14:paraId="1943620E" w14:textId="51A97F81" w:rsidR="00C455A8" w:rsidRPr="00C06E03" w:rsidRDefault="00C06E03" w:rsidP="00A675A2">
      <w:pPr>
        <w:ind w:left="810" w:right="860"/>
        <w:rPr>
          <w:b/>
          <w:bCs/>
        </w:rPr>
      </w:pPr>
      <w:r w:rsidRPr="00C06E03">
        <w:rPr>
          <w:b/>
          <w:bCs/>
        </w:rPr>
        <w:t xml:space="preserve">School Site: </w:t>
      </w:r>
    </w:p>
    <w:p w14:paraId="5E4404A4" w14:textId="0E8193A0" w:rsidR="00C06E03" w:rsidRPr="00C06E03" w:rsidRDefault="00C06E03" w:rsidP="00A675A2">
      <w:pPr>
        <w:ind w:left="810" w:right="860"/>
        <w:rPr>
          <w:b/>
          <w:bCs/>
        </w:rPr>
      </w:pPr>
      <w:r w:rsidRPr="00C06E03">
        <w:rPr>
          <w:b/>
          <w:bCs/>
        </w:rPr>
        <w:t xml:space="preserve">CDS Code: </w:t>
      </w:r>
    </w:p>
    <w:p w14:paraId="2622AA31" w14:textId="09660F00" w:rsidR="00C06E03" w:rsidRPr="00C06E03" w:rsidRDefault="00C06E03" w:rsidP="00A675A2">
      <w:pPr>
        <w:ind w:left="810" w:right="860"/>
        <w:rPr>
          <w:b/>
          <w:bCs/>
        </w:rPr>
      </w:pPr>
      <w:r w:rsidRPr="00C06E03">
        <w:rPr>
          <w:b/>
          <w:bCs/>
        </w:rPr>
        <w:t xml:space="preserve">Review Dates: </w:t>
      </w:r>
    </w:p>
    <w:p w14:paraId="3ADC5B01" w14:textId="475DC6C0" w:rsidR="00C06E03" w:rsidRPr="00C06E03" w:rsidRDefault="00C06E03" w:rsidP="00A675A2">
      <w:pPr>
        <w:ind w:left="810" w:right="860"/>
        <w:rPr>
          <w:b/>
          <w:bCs/>
        </w:rPr>
      </w:pPr>
      <w:r w:rsidRPr="00C06E03">
        <w:rPr>
          <w:b/>
          <w:bCs/>
        </w:rPr>
        <w:t xml:space="preserve">Site CRR Coordinator: </w:t>
      </w:r>
    </w:p>
    <w:p w14:paraId="24DB8955" w14:textId="1C46B947" w:rsidR="00C06E03" w:rsidRPr="00C06E03" w:rsidRDefault="00C06E03" w:rsidP="00A675A2">
      <w:pPr>
        <w:ind w:left="810" w:right="860"/>
        <w:rPr>
          <w:b/>
          <w:bCs/>
        </w:rPr>
      </w:pPr>
      <w:r w:rsidRPr="00C06E03">
        <w:rPr>
          <w:b/>
          <w:bCs/>
        </w:rPr>
        <w:t xml:space="preserve">Program Reviewer: </w:t>
      </w:r>
    </w:p>
    <w:p w14:paraId="5E15FC84" w14:textId="77777777" w:rsidR="00C06E03" w:rsidRDefault="00C06E03" w:rsidP="00A675A2">
      <w:pPr>
        <w:ind w:left="810" w:right="860"/>
      </w:pPr>
    </w:p>
    <w:p w14:paraId="087D9156" w14:textId="77777777" w:rsidR="00C06E03" w:rsidRPr="00C06E03" w:rsidRDefault="00C06E03" w:rsidP="00A675A2">
      <w:pPr>
        <w:pStyle w:val="Heading1"/>
        <w:ind w:left="810" w:right="860"/>
      </w:pPr>
      <w:r w:rsidRPr="00C06E03">
        <w:t>CRR 01: Continuous Nondiscrimination Notice</w:t>
      </w:r>
    </w:p>
    <w:p w14:paraId="543D3ED9" w14:textId="77777777" w:rsidR="00C06E03" w:rsidRDefault="00C06E03" w:rsidP="00A675A2">
      <w:pPr>
        <w:ind w:left="810" w:right="860"/>
      </w:pPr>
      <w:r w:rsidRPr="007A0390">
        <w:rPr>
          <w:b/>
          <w:bCs/>
          <w:sz w:val="26"/>
          <w:szCs w:val="26"/>
        </w:rPr>
        <w:t>Applicable Requirements:</w:t>
      </w:r>
      <w:r w:rsidRPr="007A0390">
        <w:t xml:space="preserve"> </w:t>
      </w:r>
      <w:r w:rsidRPr="00F43FCF">
        <w:t xml:space="preserve">34 </w:t>
      </w:r>
      <w:r w:rsidRPr="00F43FCF">
        <w:rPr>
          <w:rPrChange w:id="2" w:author="Murjani McTier" w:date="2025-11-21T17:31:00Z" w16du:dateUtc="2025-11-22T01:31:00Z">
            <w:rPr>
              <w:i/>
              <w:iCs/>
            </w:rPr>
          </w:rPrChange>
        </w:rPr>
        <w:t>CFR</w:t>
      </w:r>
      <w:r w:rsidRPr="00F43FCF">
        <w:t xml:space="preserve"> Section 106.8(a)(b); 34 </w:t>
      </w:r>
      <w:r w:rsidRPr="00F43FCF">
        <w:rPr>
          <w:rPrChange w:id="3" w:author="Murjani McTier" w:date="2025-11-21T17:31:00Z" w16du:dateUtc="2025-11-22T01:31:00Z">
            <w:rPr>
              <w:i/>
              <w:iCs/>
            </w:rPr>
          </w:rPrChange>
        </w:rPr>
        <w:t>CFR</w:t>
      </w:r>
      <w:r w:rsidRPr="00F43FCF">
        <w:t xml:space="preserve"> Section 104.8; 34 </w:t>
      </w:r>
      <w:r w:rsidRPr="00F43FCF">
        <w:rPr>
          <w:rPrChange w:id="4" w:author="Murjani McTier" w:date="2025-11-21T17:31:00Z" w16du:dateUtc="2025-11-22T01:31:00Z">
            <w:rPr>
              <w:i/>
              <w:iCs/>
            </w:rPr>
          </w:rPrChange>
        </w:rPr>
        <w:t>CFR</w:t>
      </w:r>
      <w:r w:rsidRPr="00F43FCF">
        <w:t xml:space="preserve"> Section 100.6(d); 28 </w:t>
      </w:r>
      <w:r w:rsidRPr="00F43FCF">
        <w:rPr>
          <w:rPrChange w:id="5" w:author="Murjani McTier" w:date="2025-11-21T17:31:00Z" w16du:dateUtc="2025-11-22T01:31:00Z">
            <w:rPr>
              <w:i/>
              <w:iCs/>
            </w:rPr>
          </w:rPrChange>
        </w:rPr>
        <w:t>CFR</w:t>
      </w:r>
      <w:r w:rsidRPr="00F43FCF">
        <w:t xml:space="preserve"> Section 35.106; 20 </w:t>
      </w:r>
      <w:r w:rsidRPr="00F43FCF">
        <w:rPr>
          <w:rPrChange w:id="6" w:author="Murjani McTier" w:date="2025-11-21T17:31:00Z" w16du:dateUtc="2025-11-22T01:31:00Z">
            <w:rPr>
              <w:i/>
              <w:iCs/>
            </w:rPr>
          </w:rPrChange>
        </w:rPr>
        <w:t>United States Code (USC)</w:t>
      </w:r>
      <w:r w:rsidRPr="00F43FCF">
        <w:t xml:space="preserve"> 790</w:t>
      </w:r>
    </w:p>
    <w:p w14:paraId="4CA0E3EC" w14:textId="77777777" w:rsidR="00C06E03" w:rsidRPr="007A0390" w:rsidRDefault="00C06E03" w:rsidP="00A675A2">
      <w:pPr>
        <w:ind w:left="810" w:right="860"/>
      </w:pPr>
      <w:r w:rsidRPr="007A0390">
        <w:t>Recipients must take continuing steps to notify participants, beneficiaries, applicants, elementary and secondary school parents, employees (including those with impaired vision or hearing), and unions or professional organizations holding collective bargaining or professional agreements with the recipient that it does not discriminate on the basis of race, color, national origin, sex, or disability, in its programs or activities and provides equal access to the Boys Scouts of America or other designated youth groups.</w:t>
      </w:r>
    </w:p>
    <w:p w14:paraId="728EF103" w14:textId="7595028F" w:rsidR="00C06E03" w:rsidRDefault="00C06E03" w:rsidP="00A675A2">
      <w:pPr>
        <w:pStyle w:val="Heading2"/>
        <w:ind w:left="810" w:right="860"/>
      </w:pPr>
      <w:r w:rsidRPr="00C06E03">
        <w:t>Summary of Findings and Analysis:</w:t>
      </w:r>
    </w:p>
    <w:p w14:paraId="61A11D1C" w14:textId="7D242808" w:rsidR="00C06E03" w:rsidRPr="00C06E03"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4E7C995" w14:textId="06EEF724" w:rsidR="00C06E03" w:rsidRDefault="00C06E03" w:rsidP="00A675A2">
      <w:pPr>
        <w:pStyle w:val="Heading2"/>
        <w:ind w:left="810" w:right="860"/>
      </w:pPr>
      <w:r w:rsidRPr="007A0390">
        <w:t>Required Corrective Action(s):</w:t>
      </w:r>
    </w:p>
    <w:p w14:paraId="48BB2F30" w14:textId="5A2D3537" w:rsidR="00C06E03" w:rsidRPr="00C06E03"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6F905001" w14:textId="7CE696F5" w:rsidR="00C06E03" w:rsidRDefault="00C06E03" w:rsidP="00A675A2">
      <w:pPr>
        <w:pStyle w:val="Heading2"/>
        <w:ind w:left="810" w:right="860"/>
      </w:pPr>
      <w:r w:rsidRPr="007A0390">
        <w:t>Observation:</w:t>
      </w:r>
    </w:p>
    <w:p w14:paraId="4DEE216A" w14:textId="713CB7B2" w:rsidR="00C06E03" w:rsidRDefault="00C06E03" w:rsidP="00A675A2">
      <w:pPr>
        <w:ind w:left="810" w:right="860"/>
        <w:rPr>
          <w:b/>
          <w:bCs/>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1D6EBB56" w14:textId="77777777" w:rsidR="00C06E03" w:rsidRDefault="00C06E03" w:rsidP="00A675A2">
      <w:pPr>
        <w:ind w:left="810" w:right="860"/>
        <w:rPr>
          <w:sz w:val="26"/>
          <w:szCs w:val="26"/>
        </w:rPr>
      </w:pPr>
    </w:p>
    <w:p w14:paraId="0AA83B97" w14:textId="77777777" w:rsidR="00C06E03" w:rsidRDefault="00C06E03" w:rsidP="00A675A2">
      <w:pPr>
        <w:pStyle w:val="Heading1"/>
        <w:ind w:left="810" w:right="860"/>
      </w:pPr>
      <w:r>
        <w:lastRenderedPageBreak/>
        <w:t>CRR 02: Annual Public Notification</w:t>
      </w:r>
    </w:p>
    <w:p w14:paraId="7302D4F0" w14:textId="77777777" w:rsidR="00C06E03" w:rsidRPr="00A1378D" w:rsidRDefault="00C06E03" w:rsidP="00A675A2">
      <w:pPr>
        <w:ind w:left="810" w:right="860"/>
        <w:rPr>
          <w:b/>
          <w:bCs/>
        </w:rPr>
      </w:pPr>
      <w:r w:rsidRPr="00A1378D">
        <w:rPr>
          <w:b/>
          <w:bCs/>
          <w:sz w:val="26"/>
          <w:szCs w:val="26"/>
        </w:rPr>
        <w:t>Applicable Requirements</w:t>
      </w:r>
      <w:r w:rsidRPr="00A1378D">
        <w:rPr>
          <w:b/>
          <w:bCs/>
        </w:rPr>
        <w:t xml:space="preserve">: </w:t>
      </w:r>
      <w:r w:rsidRPr="00A1378D">
        <w:t>34 CFR Appendix B to Part 100 IV.O; 28 CFR Section 35.106; 34 CFR Section 104.7(a); 28 CFR Section 35.107(a)</w:t>
      </w:r>
    </w:p>
    <w:p w14:paraId="4EAFE729" w14:textId="77777777" w:rsidR="00C06E03" w:rsidRPr="00A1378D" w:rsidRDefault="00C06E03" w:rsidP="00A675A2">
      <w:pPr>
        <w:ind w:left="810" w:right="860"/>
      </w:pPr>
      <w:r w:rsidRPr="00A1378D">
        <w:t>Prior to the beginning of each school year, recipients must advise students, parents, employees, and the general public that all vocational or Career Technical Education (CTE) opportunities will be offered regardless of race, color, national origin, sex, or disability. If the subrecipient’s service area(s) contains a community of national origin minority people with limited English language skills, public notification materials must be disseminated to that community in its language and must state that the subrecipient will take steps to ensure that the lack of English language skills will not be a barrier to admission and participation in CTE programs. The notice must include a brief summary of program offerings and admission criteria and the name, office address, and phone number of the person(s) designated to coordinate Title IX and Section 504 compliance activity. Recipient issues an annual public notice of nondiscrimination related to opportunities in its CTE programs. The notice also is disseminated in the language of any national origin minority community in the service area. Annual notice lists coordinators of Section 504 and Title IX with their name/title, address, and phone number.</w:t>
      </w:r>
      <w:bookmarkStart w:id="7" w:name="_Hlk104197023"/>
      <w:r w:rsidRPr="00A1378D">
        <w:t xml:space="preserve"> The public entity shall make available to all interested individuals the name, office address, and telephone number of the employee or employees designated pursuant to this paragraph.</w:t>
      </w:r>
      <w:bookmarkEnd w:id="7"/>
    </w:p>
    <w:p w14:paraId="4D43DFFE" w14:textId="77777777" w:rsidR="00C06E03" w:rsidRPr="007A0390" w:rsidRDefault="00C06E03" w:rsidP="00A675A2">
      <w:pPr>
        <w:pStyle w:val="Heading2"/>
        <w:ind w:left="810" w:right="860"/>
      </w:pPr>
      <w:r w:rsidRPr="007A0390">
        <w:t>Summary of Findings and Analysis:</w:t>
      </w:r>
    </w:p>
    <w:p w14:paraId="3FF4F3C8"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33917B3" w14:textId="77777777" w:rsidR="00C06E03" w:rsidRPr="007A0390" w:rsidRDefault="00C06E03" w:rsidP="00A675A2">
      <w:pPr>
        <w:pStyle w:val="Heading2"/>
        <w:ind w:left="810" w:right="860"/>
      </w:pPr>
      <w:r w:rsidRPr="007A0390">
        <w:t>Required Corrective Action(s):</w:t>
      </w:r>
    </w:p>
    <w:p w14:paraId="304EF1EA"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5FA36736" w14:textId="77777777" w:rsidR="00C06E03" w:rsidRPr="007A0390" w:rsidRDefault="00C06E03" w:rsidP="00A675A2">
      <w:pPr>
        <w:pStyle w:val="Heading2"/>
        <w:ind w:left="810" w:right="860"/>
      </w:pPr>
      <w:r w:rsidRPr="007A0390">
        <w:t>Observation:</w:t>
      </w:r>
    </w:p>
    <w:p w14:paraId="1ABB6E38" w14:textId="30CF5F1E"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75FF292B" w14:textId="77777777" w:rsidR="00C06E03" w:rsidRDefault="00C06E03" w:rsidP="00A675A2">
      <w:pPr>
        <w:ind w:left="810" w:right="860"/>
        <w:rPr>
          <w:b/>
          <w:bCs/>
        </w:rPr>
      </w:pPr>
    </w:p>
    <w:p w14:paraId="23800787" w14:textId="5DB972C4" w:rsidR="00C06E03" w:rsidRDefault="00C06E03" w:rsidP="00A675A2">
      <w:pPr>
        <w:pStyle w:val="Heading1"/>
        <w:ind w:left="810" w:right="860"/>
      </w:pPr>
      <w:r>
        <w:rPr>
          <w:bCs/>
          <w:szCs w:val="24"/>
        </w:rPr>
        <w:t xml:space="preserve">CRR 03: </w:t>
      </w:r>
      <w:r w:rsidR="00572AED" w:rsidRPr="00596185">
        <w:t xml:space="preserve">Title IX </w:t>
      </w:r>
      <w:del w:id="8" w:author="Murjani McTier" w:date="2025-11-20T18:36:00Z" w16du:dateUtc="2025-11-21T02:36:00Z">
        <w:r w:rsidR="00572AED" w:rsidRPr="00596185" w:rsidDel="00B12EBA">
          <w:delText>Coordinator</w:delText>
        </w:r>
        <w:r w:rsidR="00572AED" w:rsidDel="00B12EBA">
          <w:delText xml:space="preserve"> </w:delText>
        </w:r>
      </w:del>
      <w:r w:rsidR="00572AED">
        <w:t xml:space="preserve">and </w:t>
      </w:r>
      <w:del w:id="9" w:author="Murjani McTier" w:date="2025-11-20T18:36:00Z" w16du:dateUtc="2025-11-21T02:36:00Z">
        <w:r w:rsidR="00572AED" w:rsidDel="00B12EBA">
          <w:delText xml:space="preserve">Sexual Harassment </w:delText>
        </w:r>
      </w:del>
      <w:r w:rsidR="00572AED">
        <w:t>Grievance Procedure</w:t>
      </w:r>
      <w:ins w:id="10" w:author="Murjani McTier" w:date="2025-11-20T18:36:00Z" w16du:dateUtc="2025-11-21T02:36:00Z">
        <w:r w:rsidR="00B12EBA">
          <w:t>s</w:t>
        </w:r>
      </w:ins>
    </w:p>
    <w:p w14:paraId="16B037B6" w14:textId="7178C740" w:rsidR="00572AED" w:rsidRDefault="00572AED" w:rsidP="00024097">
      <w:pPr>
        <w:spacing w:after="240"/>
        <w:ind w:left="810"/>
        <w:rPr>
          <w:ins w:id="11" w:author="Murjani McTier" w:date="2025-11-20T18:38:00Z" w16du:dateUtc="2025-11-21T02:38:00Z"/>
        </w:rPr>
      </w:pPr>
      <w:r w:rsidRPr="00680668">
        <w:rPr>
          <w:rStyle w:val="Heading2Char"/>
        </w:rPr>
        <w:t>Applicable Requirements:</w:t>
      </w:r>
      <w:r w:rsidRPr="002563CB">
        <w:rPr>
          <w:color w:val="030913"/>
          <w:spacing w:val="-1"/>
        </w:rPr>
        <w:t xml:space="preserve"> </w:t>
      </w:r>
      <w:del w:id="12" w:author="Murjani McTier" w:date="2025-11-20T18:46:00Z" w16du:dateUtc="2025-11-21T02:46:00Z">
        <w:r w:rsidDel="00B07985">
          <w:delText xml:space="preserve">34 </w:delText>
        </w:r>
        <w:r w:rsidRPr="2B1DCF2C" w:rsidDel="00B07985">
          <w:rPr>
            <w:i/>
            <w:iCs/>
          </w:rPr>
          <w:delText>CFR</w:delText>
        </w:r>
        <w:r w:rsidDel="00B07985">
          <w:delText xml:space="preserve"> Sections 106.8(a)(b)</w:delText>
        </w:r>
        <w:r w:rsidRPr="007F47AF" w:rsidDel="00B07985">
          <w:rPr>
            <w:rFonts w:eastAsia="Arial"/>
            <w:bCs/>
            <w:szCs w:val="28"/>
            <w:shd w:val="clear" w:color="auto" w:fill="FFFFFF"/>
          </w:rPr>
          <w:delText>(c)</w:delText>
        </w:r>
        <w:r w:rsidRPr="007F47AF" w:rsidDel="00B07985">
          <w:rPr>
            <w:rFonts w:eastAsia="Arial"/>
            <w:bCs/>
            <w:szCs w:val="28"/>
          </w:rPr>
          <w:delText>(d)</w:delText>
        </w:r>
        <w:r w:rsidDel="00B07985">
          <w:rPr>
            <w:rFonts w:eastAsia="Arial"/>
            <w:bCs/>
            <w:szCs w:val="28"/>
          </w:rPr>
          <w:delText xml:space="preserve">; </w:delText>
        </w:r>
        <w:r w:rsidRPr="6AF89B32" w:rsidDel="00B07985">
          <w:delText xml:space="preserve">34 </w:delText>
        </w:r>
        <w:r w:rsidRPr="6AF89B32" w:rsidDel="00B07985">
          <w:rPr>
            <w:i/>
            <w:iCs/>
          </w:rPr>
          <w:delText>CFR</w:delText>
        </w:r>
        <w:r w:rsidDel="00B07985">
          <w:delText xml:space="preserve"> Sections 106.45(b)</w:delText>
        </w:r>
      </w:del>
    </w:p>
    <w:p w14:paraId="0AD32C9B" w14:textId="4BC8EB20" w:rsidR="00F43FCF" w:rsidRDefault="00B12EBA" w:rsidP="00F43FCF">
      <w:pPr>
        <w:spacing w:after="240"/>
        <w:ind w:left="810"/>
        <w:rPr>
          <w:ins w:id="13" w:author="Murjani McTier" w:date="2025-11-21T17:33:00Z" w16du:dateUtc="2025-11-22T01:33:00Z"/>
        </w:rPr>
      </w:pPr>
      <w:ins w:id="14" w:author="Murjani McTier" w:date="2025-11-20T18:38:00Z" w16du:dateUtc="2025-11-21T02:38:00Z">
        <w:r>
          <w:lastRenderedPageBreak/>
          <w:fldChar w:fldCharType="begin"/>
        </w:r>
        <w:r>
          <w:instrText>HYPERLINK "https://www.ecfr.gov/on/2020-08-15/title-34/part-106" \l "p-106.8(a)"</w:instrText>
        </w:r>
        <w:r>
          <w:fldChar w:fldCharType="separate"/>
        </w:r>
        <w:r w:rsidRPr="00B42CCC">
          <w:rPr>
            <w:rStyle w:val="Hyperlink"/>
          </w:rPr>
          <w:t>34 CFR 106.8(a)</w:t>
        </w:r>
        <w:r>
          <w:fldChar w:fldCharType="end"/>
        </w:r>
      </w:ins>
      <w:ins w:id="15" w:author="Murjani McTier" w:date="2025-11-21T17:32:00Z" w16du:dateUtc="2025-11-22T01:32:00Z">
        <w:r w:rsidR="00F43FCF">
          <w:t xml:space="preserve"> and (f)(1); </w:t>
        </w:r>
        <w:r w:rsidR="00F43FCF">
          <w:fldChar w:fldCharType="begin"/>
        </w:r>
        <w:r w:rsidR="00F43FCF">
          <w:instrText>HYPERLINK "https://www.ecfr.gov/on/2020-08-15/title-34/section-106.30"</w:instrText>
        </w:r>
        <w:r w:rsidR="00F43FCF">
          <w:fldChar w:fldCharType="separate"/>
        </w:r>
        <w:r w:rsidR="00F43FCF" w:rsidRPr="00B42CCC">
          <w:rPr>
            <w:rStyle w:val="Hyperlink"/>
          </w:rPr>
          <w:t>34 CFR 106.30</w:t>
        </w:r>
        <w:r w:rsidR="00F43FCF">
          <w:fldChar w:fldCharType="end"/>
        </w:r>
      </w:ins>
      <w:ins w:id="16" w:author="Murjani McTier" w:date="2025-11-21T17:33:00Z" w16du:dateUtc="2025-11-22T01:33:00Z">
        <w:r w:rsidR="00F43FCF">
          <w:t>;</w:t>
        </w:r>
        <w:r w:rsidR="00F43FCF" w:rsidRPr="00F43FCF">
          <w:t xml:space="preserve"> </w:t>
        </w:r>
        <w:r w:rsidR="00F43FCF">
          <w:fldChar w:fldCharType="begin"/>
        </w:r>
        <w:r w:rsidR="00F43FCF">
          <w:instrText>HYPERLINK "https://www.ecfr.gov/on/2020-08-15/title-34/part-106" \l "p-106.44(a)"</w:instrText>
        </w:r>
        <w:r w:rsidR="00F43FCF">
          <w:fldChar w:fldCharType="separate"/>
        </w:r>
        <w:r w:rsidR="00F43FCF" w:rsidRPr="00B42CCC">
          <w:rPr>
            <w:rStyle w:val="Hyperlink"/>
          </w:rPr>
          <w:t>34 CFR § 106.44(a)</w:t>
        </w:r>
        <w:r w:rsidR="00F43FCF">
          <w:fldChar w:fldCharType="end"/>
        </w:r>
        <w:r w:rsidR="00F43FCF">
          <w:t xml:space="preserve"> and </w:t>
        </w:r>
        <w:r w:rsidR="00F43FCF">
          <w:fldChar w:fldCharType="begin"/>
        </w:r>
        <w:r w:rsidR="00F43FCF">
          <w:instrText>HYPERLINK "https://www.ecfr.gov/on/2020-08-15/title-34/section-106.45"</w:instrText>
        </w:r>
        <w:r w:rsidR="00F43FCF">
          <w:fldChar w:fldCharType="separate"/>
        </w:r>
        <w:r w:rsidR="00F43FCF" w:rsidRPr="00B42CCC">
          <w:rPr>
            <w:rStyle w:val="Hyperlink"/>
          </w:rPr>
          <w:t>34 CFR § 106.45</w:t>
        </w:r>
        <w:r w:rsidR="00F43FCF">
          <w:fldChar w:fldCharType="end"/>
        </w:r>
        <w:r w:rsidR="00F43FCF">
          <w:t xml:space="preserve">, </w:t>
        </w:r>
      </w:ins>
      <w:ins w:id="17" w:author="Murjani McTier" w:date="2025-11-21T17:52:00Z" w16du:dateUtc="2025-11-22T01:52:00Z">
        <w:r w:rsidR="00650ADB">
          <w:t>106.45 (b)(10)</w:t>
        </w:r>
      </w:ins>
      <w:ins w:id="18" w:author="Murjani McTier" w:date="2025-11-21T18:20:00Z" w16du:dateUtc="2025-11-22T02:20:00Z">
        <w:r w:rsidR="00FD4784">
          <w:t>, (b)(10)(ii)</w:t>
        </w:r>
      </w:ins>
      <w:ins w:id="19" w:author="Murjani McTier" w:date="2025-11-21T17:53:00Z" w16du:dateUtc="2025-11-22T01:53:00Z">
        <w:r w:rsidR="00650ADB">
          <w:t xml:space="preserve">, </w:t>
        </w:r>
      </w:ins>
      <w:ins w:id="20" w:author="Murjani McTier" w:date="2025-11-21T17:33:00Z" w16du:dateUtc="2025-11-22T01:33:00Z">
        <w:r w:rsidR="00F43FCF" w:rsidRPr="00F43FCF">
          <w:t>(b)(2)(i)(B)</w:t>
        </w:r>
        <w:r w:rsidR="00F43FCF">
          <w:t xml:space="preserve"> and </w:t>
        </w:r>
      </w:ins>
      <w:ins w:id="21" w:author="Murjani McTier" w:date="2025-11-21T17:34:00Z" w16du:dateUtc="2025-11-22T01:34:00Z">
        <w:r w:rsidR="00F43FCF" w:rsidRPr="00F43FCF">
          <w:t>(b)(1)(vii)</w:t>
        </w:r>
        <w:r w:rsidR="00F43FCF">
          <w:t>.</w:t>
        </w:r>
      </w:ins>
    </w:p>
    <w:p w14:paraId="183F9163" w14:textId="39D22214" w:rsidR="00B07985" w:rsidRPr="00D93622" w:rsidDel="00F43FCF" w:rsidRDefault="00B07985" w:rsidP="00024097">
      <w:pPr>
        <w:spacing w:after="240"/>
        <w:ind w:left="810"/>
        <w:rPr>
          <w:del w:id="22" w:author="Murjani McTier" w:date="2025-11-21T17:34:00Z" w16du:dateUtc="2025-11-22T01:34:00Z"/>
          <w:rFonts w:eastAsia="Arial"/>
          <w:bCs/>
          <w:szCs w:val="28"/>
        </w:rPr>
      </w:pPr>
    </w:p>
    <w:p w14:paraId="6B24DCDD"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The recipient must designate and authorize at least one employee to coordinate its efforts to comply with its responsibilities under Title IX, who must be referred to as the “Title IX Coordinator.” The recipient must notify applicants for admission and employment, students, parents/guardians of elementary and secondary school pupils, employees, and all unions or professional organizations holding collective bargaining or professional agreements with the LEA, of the name or title, office address, email address, and telephone number of the designated Title IX Coordinator(s). Any person may report sex discrimination, including sexual harassment (whether or not the person reporting is the person alleged to be the victim of conduct that could constitute sex discrimination or sexual harassment), in person, by mail, by telephone, or by electronic mail, using the contact information listed for the Title IX Coordinator, or by any other means that results in the Title IX Coordinator receiving the person's verbal or written report. Such a report may be made at any time (including during non-business hours) by using the telephone number or email address, or by mail to the office address, listed for the Title IX Coordinator. </w:t>
      </w:r>
    </w:p>
    <w:p w14:paraId="0039EFF8" w14:textId="6A59598C" w:rsidR="00024097" w:rsidRPr="00024097" w:rsidRDefault="00024097" w:rsidP="00024097">
      <w:pPr>
        <w:spacing w:after="240"/>
        <w:ind w:left="810" w:right="860"/>
        <w:rPr>
          <w:rFonts w:eastAsia="Arial"/>
          <w:bCs/>
          <w:szCs w:val="28"/>
        </w:rPr>
      </w:pPr>
      <w:r w:rsidRPr="00024097">
        <w:rPr>
          <w:rFonts w:eastAsia="Arial"/>
          <w:bCs/>
          <w:szCs w:val="28"/>
        </w:rPr>
        <w:t xml:space="preserve">The recipient must notify persons entitled to a notification </w:t>
      </w:r>
      <w:del w:id="23" w:author="Murjani McTier" w:date="2025-11-20T18:56:00Z" w16du:dateUtc="2025-11-21T02:56:00Z">
        <w:r w:rsidRPr="00024097" w:rsidDel="00E221C5">
          <w:rPr>
            <w:rFonts w:eastAsia="Arial"/>
            <w:bCs/>
            <w:szCs w:val="28"/>
          </w:rPr>
          <w:delText xml:space="preserve">under CRR 3.0 of this section </w:delText>
        </w:r>
      </w:del>
      <w:r w:rsidRPr="00024097">
        <w:rPr>
          <w:rFonts w:eastAsia="Arial"/>
          <w:bCs/>
          <w:szCs w:val="28"/>
        </w:rPr>
        <w:t xml:space="preserve">that the LEA does not discriminate on the basis of sex in the education program or activity it operates and that it is required by Title IX not to discriminate in such a manner. Such notification must state that the requirement not to discriminate in the education program or activity extends to admission and employment and that inquiries concerning the application of Title IX may be referred to the LEA’s Title IX Coordinator, to the Office for Civil Rights Assistant Secretary, or both; Each recipient must prominently display the contact information required to be listed for the Title IX Coordinator </w:t>
      </w:r>
      <w:del w:id="24" w:author="Murjani McTier" w:date="2025-11-20T18:55:00Z" w16du:dateUtc="2025-11-21T02:55:00Z">
        <w:r w:rsidRPr="00024097" w:rsidDel="00E221C5">
          <w:rPr>
            <w:rFonts w:eastAsia="Arial"/>
            <w:bCs/>
            <w:szCs w:val="28"/>
          </w:rPr>
          <w:delText xml:space="preserve">under CRR 3.1 of this section </w:delText>
        </w:r>
      </w:del>
      <w:r w:rsidRPr="00024097">
        <w:rPr>
          <w:rFonts w:eastAsia="Arial"/>
          <w:bCs/>
          <w:szCs w:val="28"/>
        </w:rPr>
        <w:t>and the policy on its website, if any, and in each handbook or catalog that it makes available to persons entitled to notification</w:t>
      </w:r>
      <w:del w:id="25" w:author="Murjani McTier" w:date="2025-11-20T18:55:00Z" w16du:dateUtc="2025-11-21T02:55:00Z">
        <w:r w:rsidRPr="00024097" w:rsidDel="00E221C5">
          <w:rPr>
            <w:rFonts w:eastAsia="Arial"/>
            <w:bCs/>
            <w:szCs w:val="28"/>
          </w:rPr>
          <w:delText xml:space="preserve"> under CRR 3.1 of this section</w:delText>
        </w:r>
      </w:del>
      <w:r w:rsidRPr="00024097">
        <w:rPr>
          <w:rFonts w:eastAsia="Arial"/>
          <w:bCs/>
          <w:szCs w:val="28"/>
        </w:rPr>
        <w:t xml:space="preserve">; A recipient must not use or distribute a publication stating that the LEA treats applicants, students, or employees differently on the basis of sex except as such treatment is permitted by title IX or this part. </w:t>
      </w:r>
    </w:p>
    <w:p w14:paraId="49B79CF0"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The recipient must adopt and publish grievance procedures that provide for the prompt and equitable resolution of student and employee complaints alleging any action prohibited under Title IX and a grievance process, including how to report or file a complaint of sex discrimination, how to report or file a formal complaint of sexual harassment, and how the recipient will respond. These requirements only apply to sex discrimination against a person in the United States. </w:t>
      </w:r>
    </w:p>
    <w:p w14:paraId="240C8499" w14:textId="77777777" w:rsidR="00024097" w:rsidRPr="00024097" w:rsidRDefault="00024097" w:rsidP="00024097">
      <w:pPr>
        <w:spacing w:after="240"/>
        <w:ind w:left="810" w:right="860"/>
        <w:rPr>
          <w:rFonts w:eastAsia="Arial"/>
          <w:bCs/>
          <w:szCs w:val="28"/>
        </w:rPr>
      </w:pPr>
      <w:r w:rsidRPr="00024097">
        <w:rPr>
          <w:rFonts w:eastAsia="Arial"/>
          <w:bCs/>
          <w:szCs w:val="28"/>
        </w:rPr>
        <w:lastRenderedPageBreak/>
        <w:t>The grievance process must: Treat complainants and respondents equitably by providing remedies to a complainant where a determination of responsibility for sexual harassment has been made against the respondent, and by following the grievance process before the imposition of any disciplinary sanctions or other actions against a respondent. Remedies must be designed to restore or preserve equal access to the recipient’s education program or activity. Such remedies may include the same individualized services described in 34 CFR Section(s) 106.30 as “supportive measures”; however, remedies need not be non-disciplinary or non-punitive and need not avoid burdening the respondent; Require an objective evaluation of all relevant evidence, including both inculpatory and exculpatory evidence, and provide that credibility determinations may not be based on a person’s status as a complainant, respondent, or witness; Require that any individual designated by an recipient as a Title IX Coordinator, investigator, decision-maker, or any person designated by an recipient to facilitate an informal resolution process, not have a conflict of interest or bias for or against complainants or respondents generally or an individual complainant or respondent; Include a presumption that the respondent is not responsible for the alleged conduct until a determination regarding responsibility is made at the conclusion of the grievance process; Include a reasonably prompt timeframe for conclusion of the grievance process, including reasonably prompt timeframes for filing and resolving appeals and any informal resolution process if the recipient offers an informal resolution process, and a process that allows for the temporary delay of the grievance process or the limited extension of timeframes for good cause with written notice to the complainant and the respondent of the delay or extension and the reasons for the action; Describe the range of possible disciplinary sanctions and remedies or list the possible disciplinary sanctions and remedies that the recipient may implement following any determination of responsibility; State whether the standard of evidence to be used to determine responsibility is the preponderance of the evidence standard or the clear and convincing evidence standard, apply the same standard of evidence for formal complaints against students as for formal complaints against employees, including faculty, and apply the same standard of evidence to all formal complaints of sexual harassment; Include the procedures and permissible bases for the complainant and respondent to appeal; Describe the range of supportive measures available to complainants and respondents; Not require, allow, rely upon, or otherwise use questions or evidence that constitute or seek disclosure of information protected under a legally recognized privilege, unless the person holding the privilege has waived the privilege.</w:t>
      </w:r>
    </w:p>
    <w:p w14:paraId="0F47A88B"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Upon receipt of a formal complaint, an recipient must provide the following written notice to the parties who are known: Notice of the recipient’s grievance process, including any informal resolution process; Notice of the allegations allegedly constituting sexual harassment, including sufficient details known at the time and with sufficient time to prepare a response before any initial interview. Sufficient details include the identities of the parties involved in the incident, if known, the conduct allegedly constituting sexual harassment, and the date and </w:t>
      </w:r>
      <w:r w:rsidRPr="00024097">
        <w:rPr>
          <w:rFonts w:eastAsia="Arial"/>
          <w:bCs/>
          <w:szCs w:val="28"/>
        </w:rPr>
        <w:lastRenderedPageBreak/>
        <w:t xml:space="preserve">location of the alleged incident, if known; The written notice must include a statement that the respondent is presumed not responsible for the alleged conduct and that a determination regarding responsibility will only be made at the conclusion of the grievance process; The written notice must inform the parties that they may have an advisor of their choice, who may be, but is not required to be, an attorney, and may inspect and review evidence; The written notice must inform the parties of any provision in the recipient’s code of conduct that prohibits knowingly making false statements or knowingly submitting false information during the grievance process; If, in the course of an investigation, the recipient decides to investigate allegations about the complainant or respondent that are not included in the notice provided, the recipient must provide notice of the additional allegations to the parties whose identities are known. </w:t>
      </w:r>
    </w:p>
    <w:p w14:paraId="4B19907F"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The recipient must investigate the allegations in a formal complaint. If the conduct alleged in the formal complaint would not constitute sexual harassment as defined in 34 CFR Section(s) 106.30 even if proved, did not occur in the recipient’s education program or activity, or did not occur against a person in the United States, then the recipient must dismiss the formal complaint with regard to that conduct for purposes of sexual harassment under Title IX. Such dismissal does not preclude action under another provision in the recipient’s code of conduct; The recipient may dismiss the formal complaint or any allegations therein, if at any time during the investigation or hearing: A complainant notifies the Title IX Coordinator in writing that the complainant would like to withdraw the formal complaint or any allegations therein; the respondent is no longer enrolled or employed by the recipient; or specific circumstances prevent the recipient from gathering evidence sufficient to reach a determination as to the formal complaint or allegations therein; Upon a dismissal required or permitted, pursuant to CRR 6.3(a)(b), the recipient must promptly send written notice of the dismissal and reason(s) therefore simultaneously to the parties. </w:t>
      </w:r>
    </w:p>
    <w:p w14:paraId="2EC9343A" w14:textId="2E12FA3E" w:rsidR="00024097" w:rsidRPr="00024097" w:rsidRDefault="00024097" w:rsidP="00024097">
      <w:pPr>
        <w:spacing w:after="240"/>
        <w:ind w:left="810" w:right="860"/>
        <w:rPr>
          <w:rFonts w:eastAsia="Arial"/>
          <w:bCs/>
          <w:szCs w:val="28"/>
        </w:rPr>
      </w:pPr>
      <w:r w:rsidRPr="00024097">
        <w:rPr>
          <w:rFonts w:eastAsia="Arial"/>
          <w:bCs/>
          <w:szCs w:val="28"/>
        </w:rPr>
        <w:t>The recipient must ensure that Title IX Coordinators, investigators, decision-makers, and any person who facilitates an informal resolution process, receive training on the definition of sexual harassment in Section(s)106.30, the scope of the recipient's education program or activity, how to conduct an investigation and grievance process including hearings, appeals, and informal resolution processes, as applicable, and how to serve impartially, including by avoiding prejudgment of the facts at issue, conflicts of interest, and bias; A recipient must ensure that decision-makers receive training on any technology to be used at a live hearing and on issues of relevance of questions and evidence, including when questions and evidence about the complainant's sexual predisposition or prior sexual behavior are not relevant</w:t>
      </w:r>
      <w:del w:id="26" w:author="Murjani McTier" w:date="2025-11-20T18:47:00Z" w16du:dateUtc="2025-11-21T02:47:00Z">
        <w:r w:rsidRPr="00024097" w:rsidDel="00B07985">
          <w:rPr>
            <w:rFonts w:eastAsia="Arial"/>
            <w:bCs/>
            <w:szCs w:val="28"/>
          </w:rPr>
          <w:delText>, as set forth in CRR 6.6 of this section</w:delText>
        </w:r>
      </w:del>
      <w:r w:rsidRPr="00024097">
        <w:rPr>
          <w:rFonts w:eastAsia="Arial"/>
          <w:bCs/>
          <w:szCs w:val="28"/>
        </w:rPr>
        <w:t>. A recipient also must ensure that investigators receive training on issues of relevance to create an investigative report that fairly summarizes relevant evidence</w:t>
      </w:r>
      <w:del w:id="27" w:author="Murjani McTier" w:date="2025-11-20T18:47:00Z" w16du:dateUtc="2025-11-21T02:47:00Z">
        <w:r w:rsidRPr="00024097" w:rsidDel="00B07985">
          <w:rPr>
            <w:rFonts w:eastAsia="Arial"/>
            <w:bCs/>
            <w:szCs w:val="28"/>
          </w:rPr>
          <w:delText>, as set forth in CRR 6.5(g) of this section</w:delText>
        </w:r>
      </w:del>
      <w:r w:rsidRPr="00024097">
        <w:rPr>
          <w:rFonts w:eastAsia="Arial"/>
          <w:bCs/>
          <w:szCs w:val="28"/>
        </w:rPr>
        <w:t xml:space="preserve">; Any materials used to train Title IX Coordinators, investigators, decision-makers, and any person who facilitates an informal </w:t>
      </w:r>
      <w:r w:rsidRPr="00024097">
        <w:rPr>
          <w:rFonts w:eastAsia="Arial"/>
          <w:bCs/>
          <w:szCs w:val="28"/>
        </w:rPr>
        <w:lastRenderedPageBreak/>
        <w:t xml:space="preserve">resolution process, must not rely on sex stereotypes and must promote impartial investigations and adjudications of formal complaints of sexual harassment. </w:t>
      </w:r>
    </w:p>
    <w:p w14:paraId="77E5519C" w14:textId="77777777" w:rsidR="00024097" w:rsidRPr="00024097" w:rsidRDefault="00024097" w:rsidP="00024097">
      <w:pPr>
        <w:spacing w:after="240"/>
        <w:ind w:left="810" w:right="860"/>
        <w:rPr>
          <w:rFonts w:eastAsia="Arial"/>
          <w:bCs/>
          <w:szCs w:val="28"/>
        </w:rPr>
      </w:pPr>
      <w:commentRangeStart w:id="28"/>
      <w:commentRangeStart w:id="29"/>
      <w:r w:rsidRPr="00024097">
        <w:rPr>
          <w:rFonts w:eastAsia="Arial"/>
          <w:bCs/>
          <w:szCs w:val="28"/>
        </w:rPr>
        <w:t xml:space="preserve">The recipient may consolidate formal complaints as to allegations of sexual harassment against one or more respondent, or by more than one complainant against one or more respondents, or by one party against the other party, where the allegations of sexual harassment arise out of the same facts or circumstances. </w:t>
      </w:r>
      <w:commentRangeEnd w:id="28"/>
      <w:r w:rsidR="00B07985">
        <w:rPr>
          <w:rStyle w:val="CommentReference"/>
        </w:rPr>
        <w:commentReference w:id="28"/>
      </w:r>
      <w:commentRangeEnd w:id="29"/>
      <w:r w:rsidR="005D4A17">
        <w:rPr>
          <w:rStyle w:val="CommentReference"/>
        </w:rPr>
        <w:commentReference w:id="29"/>
      </w:r>
    </w:p>
    <w:p w14:paraId="3378C4E2"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When investigating a formal complaint and throughout the grievance process, the recipient must: Ensure that the burden of proof and the burden of gathering evidence sufficient to reach a determination regarding responsibility rest on the recipient and not on the parties, provided that the recipient cannot access, consider, disclose, or otherwise use a party's records that are made or maintained by a physician, psychiatrist, psychologist, or other recognized professional or paraprofessional acting in the professional's or paraprofessional's capacity, or assisting in that capacity, and which are made and maintained in connection with the provision of treatment to the party, unless the recipient obtains that party's voluntary, written consent to do so for a grievance process under this section (if a party is not an “eligible student,” as defined in </w:t>
      </w:r>
      <w:commentRangeStart w:id="30"/>
      <w:commentRangeStart w:id="31"/>
      <w:r w:rsidRPr="00024097">
        <w:rPr>
          <w:rFonts w:eastAsia="Arial"/>
          <w:bCs/>
          <w:szCs w:val="28"/>
        </w:rPr>
        <w:t>34 CFR 99.3</w:t>
      </w:r>
      <w:commentRangeEnd w:id="30"/>
      <w:r w:rsidR="00B07985">
        <w:rPr>
          <w:rStyle w:val="CommentReference"/>
        </w:rPr>
        <w:commentReference w:id="30"/>
      </w:r>
      <w:commentRangeEnd w:id="31"/>
      <w:r w:rsidR="005D4A17">
        <w:rPr>
          <w:rStyle w:val="CommentReference"/>
        </w:rPr>
        <w:commentReference w:id="31"/>
      </w:r>
      <w:r w:rsidRPr="00024097">
        <w:rPr>
          <w:rFonts w:eastAsia="Arial"/>
          <w:bCs/>
          <w:szCs w:val="28"/>
        </w:rPr>
        <w:t xml:space="preserve">, then the recipient must obtain the voluntary, written consent of a “parent,” as defined in 34 CFR 99.3; Provide an equal opportunity for the parties to present witnesses, including fact and expert witnesses, and other inculpatory and exculpatory evidence; Not restrict the ability of either party to discuss the allegations under investigation or to gather and present relevant evidence; Provide the parties with the same opportunities to have others present during any grievance proceeding, including the opportunity to be accompanied to any related meeting or proceeding by the advisor of their choice, who may be, but is not required to be, an attorney, and not limit the choice or presence of advisor for either the complainant or respondent in any meeting or grievance proceeding; however, the recipient may establish restrictions regarding the extent to which the advisor may participate in the proceedings, as long as the restrictions apply equally to both parties; Provide to a party whose participation is invited or expected written notice of the date, time, location, participants, and purpose of all hearings, investigative interviews, or other meetings, with sufficient time for the party to prepare to participate; Provide both parties an equal opportunity to inspect and review any evidence obtained as part of the investigation that is directly related to the allegations raised in a formal complaint, including the evidence upon which the recipient does not intend to rely in reaching a determination regarding responsibility and inculpatory or exculpatory evidence whether obtained from a party or other source, so that each party can meaningfully respond to the evidence prior to conclusion of the investigation. Prior to completion of the investigative report, the recipient must send to each party and the party's advisor, if any, the evidence subject to inspection and review in an electronic format or a hard copy, and the parties must have at least 10 days to submit a written response, which the investigator will consider prior to completion of the investigative report. The recipient must make all such evidence subject to the </w:t>
      </w:r>
      <w:r w:rsidRPr="00024097">
        <w:rPr>
          <w:rFonts w:eastAsia="Arial"/>
          <w:bCs/>
          <w:szCs w:val="28"/>
        </w:rPr>
        <w:lastRenderedPageBreak/>
        <w:t xml:space="preserve">parties' inspection and review available at any hearing to give each party equal opportunity to refer to such evidence during the hearing, including for purposes of cross-examination; and Create an investigative report that fairly summarizes relevant evidence and, at least 10 days prior to a hearing if a hearing is required under this section or otherwise provided) or other time of determination regarding responsibility, send to each party and the party's advisor, if any, the investigative report in an electronic format or a hard copy, for their review and written response. </w:t>
      </w:r>
    </w:p>
    <w:p w14:paraId="3B25EBA4" w14:textId="4EADADBE" w:rsidR="00024097" w:rsidRPr="00024097" w:rsidRDefault="00024097" w:rsidP="00024097">
      <w:pPr>
        <w:spacing w:after="240"/>
        <w:ind w:left="810" w:right="860"/>
        <w:rPr>
          <w:rFonts w:eastAsia="Arial"/>
          <w:bCs/>
          <w:szCs w:val="28"/>
        </w:rPr>
      </w:pPr>
      <w:r w:rsidRPr="00024097">
        <w:rPr>
          <w:rFonts w:eastAsia="Arial"/>
          <w:bCs/>
          <w:szCs w:val="28"/>
        </w:rPr>
        <w:t xml:space="preserve">The recipient’s grievance process may, but need not, provide for a hearing. With or without a hearing, after the recipient has sent the investigative report to the parties </w:t>
      </w:r>
      <w:del w:id="32" w:author="Murjani McTier" w:date="2025-11-20T18:49:00Z" w16du:dateUtc="2025-11-21T02:49:00Z">
        <w:r w:rsidRPr="00024097" w:rsidDel="00B07985">
          <w:rPr>
            <w:rFonts w:eastAsia="Arial"/>
            <w:bCs/>
            <w:szCs w:val="28"/>
          </w:rPr>
          <w:delText xml:space="preserve">pursuant to paragraph CRR 6.5(f) of this section </w:delText>
        </w:r>
      </w:del>
      <w:r w:rsidRPr="00024097">
        <w:rPr>
          <w:rFonts w:eastAsia="Arial"/>
          <w:bCs/>
          <w:szCs w:val="28"/>
        </w:rPr>
        <w:t xml:space="preserve">and before reaching a determination regarding responsibility, the decision-maker(s) must afford each party the opportunity to submit written, relevant questions that a party wants asked of any party or witness, provide each party with the answers, and allow for additional, limited follow-up questions from each party. With or without a hearing, questions and evidence about the complainant's sexual predisposition or prior sexual behavior are not relevant, unless such questions and evidence about the complainant's prior sexual behavior are offered to prove that someone other than the respondent committed the conduct alleged by the complainant, or if the questions and evidence concern specific incidents of the complainant's prior sexual behavior with respect to the respondent and are offered to prove consent. The decision-maker(s) must explain to the party proposing the questions any decision to exclude a question as not relevant. </w:t>
      </w:r>
    </w:p>
    <w:p w14:paraId="38CDCEBE" w14:textId="797AE8B5" w:rsidR="00024097" w:rsidRPr="00024097" w:rsidRDefault="00024097" w:rsidP="00024097">
      <w:pPr>
        <w:spacing w:after="240"/>
        <w:ind w:left="810" w:right="860"/>
        <w:rPr>
          <w:rFonts w:eastAsia="Arial"/>
          <w:bCs/>
          <w:szCs w:val="28"/>
        </w:rPr>
      </w:pPr>
      <w:r w:rsidRPr="00024097">
        <w:rPr>
          <w:rFonts w:eastAsia="Arial"/>
          <w:bCs/>
          <w:szCs w:val="28"/>
        </w:rPr>
        <w:t xml:space="preserve">The decision-maker(s), who cannot be the same person(s) as the Title IX Coordinator or the investigator(s), must issue a written determination regarding responsibility. </w:t>
      </w:r>
      <w:commentRangeStart w:id="33"/>
      <w:del w:id="34" w:author="Murjani McTier" w:date="2025-11-21T14:29:00Z" w16du:dateUtc="2025-11-21T22:29:00Z">
        <w:r w:rsidRPr="00024097" w:rsidDel="003E2A10">
          <w:rPr>
            <w:rFonts w:eastAsia="Arial"/>
            <w:bCs/>
            <w:szCs w:val="28"/>
          </w:rPr>
          <w:delText xml:space="preserve">To reach this determination, the recipient must apply the standard of evidence described in </w:delText>
        </w:r>
        <w:commentRangeStart w:id="35"/>
        <w:commentRangeStart w:id="36"/>
        <w:r w:rsidRPr="00024097" w:rsidDel="003E2A10">
          <w:rPr>
            <w:rFonts w:eastAsia="Arial"/>
            <w:bCs/>
            <w:szCs w:val="28"/>
          </w:rPr>
          <w:delText xml:space="preserve">CRR 6.0(a)(vii) </w:delText>
        </w:r>
        <w:commentRangeEnd w:id="33"/>
        <w:r w:rsidR="003E2A10" w:rsidDel="003E2A10">
          <w:rPr>
            <w:rStyle w:val="CommentReference"/>
          </w:rPr>
          <w:commentReference w:id="33"/>
        </w:r>
        <w:r w:rsidRPr="00024097" w:rsidDel="003E2A10">
          <w:rPr>
            <w:rFonts w:eastAsia="Arial"/>
            <w:bCs/>
            <w:szCs w:val="28"/>
          </w:rPr>
          <w:delText xml:space="preserve">(vi). </w:delText>
        </w:r>
        <w:commentRangeEnd w:id="35"/>
        <w:r w:rsidR="00B07985" w:rsidDel="003E2A10">
          <w:rPr>
            <w:rStyle w:val="CommentReference"/>
          </w:rPr>
          <w:commentReference w:id="35"/>
        </w:r>
        <w:commentRangeEnd w:id="36"/>
        <w:r w:rsidR="003E2A10" w:rsidDel="003E2A10">
          <w:rPr>
            <w:rStyle w:val="CommentReference"/>
          </w:rPr>
          <w:commentReference w:id="36"/>
        </w:r>
      </w:del>
      <w:r w:rsidRPr="00024097">
        <w:rPr>
          <w:rFonts w:eastAsia="Arial"/>
          <w:bCs/>
          <w:szCs w:val="28"/>
        </w:rPr>
        <w:t xml:space="preserve">The written determination must include: Identification of the allegations potentially constituting sexual harassment as defined in Section(s)106.30; A description of the procedural steps taken from the receipt of the formal complaint through the determination, including any notifications to the parties, interviews with parties and witnesses, site visits, methods used to gather other evidence, and hearings held;  Findings of fact supporting the determination; Conclusions regarding the application of the recipient’s code of conduct to the facts; A statement of, and rationale for, the result as to each allegation, including a determination regarding responsibility, any disciplinary sanctions the recipient imposes on the respondent, and whether remedies designed to restore or preserve equal access to the recipient's education program or activity will be provided by the recipient to the complainant; and The recipient's procedures and permissible bases for the complainant and respondent to appeal. The recipient must provide written determination to the parties simultaneously. The determination regarding responsibility becomes final either on the date that the recipient provides the parties with the written determination of the result of the appeal, if an appeal is </w:t>
      </w:r>
      <w:r w:rsidRPr="00024097">
        <w:rPr>
          <w:rFonts w:eastAsia="Arial"/>
          <w:bCs/>
          <w:szCs w:val="28"/>
        </w:rPr>
        <w:lastRenderedPageBreak/>
        <w:t xml:space="preserve">filed, or if an appeal is not filed, the date on which an appeal would no longer be considered timely; The Title IX Coordinator is responsible for effective implementation of any remedies. </w:t>
      </w:r>
    </w:p>
    <w:p w14:paraId="4A811289" w14:textId="77777777" w:rsidR="00024097" w:rsidRPr="00024097" w:rsidRDefault="00024097" w:rsidP="00024097">
      <w:pPr>
        <w:spacing w:after="240"/>
        <w:ind w:left="810" w:right="860"/>
        <w:rPr>
          <w:rFonts w:eastAsia="Arial"/>
          <w:bCs/>
          <w:szCs w:val="28"/>
        </w:rPr>
      </w:pPr>
      <w:r w:rsidRPr="00024097">
        <w:rPr>
          <w:rFonts w:eastAsia="Arial"/>
          <w:bCs/>
          <w:szCs w:val="28"/>
        </w:rPr>
        <w:t xml:space="preserve">Complaint determination appeals: An recipient must offer both parties an appeal from a determination regarding responsibility, and from an recipient’s dismissal of a formal complaint or any allegations therein, on the following bases: Procedural irregularity that affected the outcome of the matter; New evidence that was not reasonably available at the time the determination regarding responsibility or dismissal was made, that could affect the outcome of the matter; and The Title IX Coordinator, investigator(s), or decision-maker(s) had a conflict of interest or bias for or against complainants or respondents generally or the individual complainant or respondent that affected the outcome of the matter; An recipient may offer an appeal equally to both parties on additional bases. As to all appeals, the recipient must: Notify the other party in writing when an appeal is filed and implement appeal procedures equally for both parties; Ensure that the decision-maker(s) for the appeal is not the same person as the decision-maker(s) that reached the determination regarding responsibility or dismissal, the investigator(s), or the Title IX Coordinator; Ensure that the decision-maker(s) for the appeal complies with the standards set forth in paragraph (b)(1)(iii) of this section; Give both parties a reasonable, equal opportunity to submit a written statement in support of, or challenging, the outcome; Issue a written decision describing the result of the appeal and the rationale for the result; Provide the written decision simultaneously to both parties. </w:t>
      </w:r>
    </w:p>
    <w:p w14:paraId="54B0DE7F" w14:textId="65AB0153" w:rsidR="00024097" w:rsidRPr="00024097" w:rsidRDefault="00024097" w:rsidP="00024097">
      <w:pPr>
        <w:spacing w:after="240"/>
        <w:ind w:left="810" w:right="860"/>
        <w:rPr>
          <w:rFonts w:eastAsia="Arial"/>
          <w:bCs/>
          <w:szCs w:val="28"/>
        </w:rPr>
      </w:pPr>
      <w:r w:rsidRPr="00024097">
        <w:rPr>
          <w:rFonts w:eastAsia="Arial"/>
          <w:bCs/>
          <w:szCs w:val="28"/>
        </w:rPr>
        <w:t>A recipient may not require as a condition of enrollment or continuing enrollment, or employment or continuing employment, or enjoyment of any other right, waiver of the right to an investigation and adjudication of formal complaints of sexual harassment consistent with this section. Similarly,</w:t>
      </w:r>
      <w:commentRangeStart w:id="37"/>
      <w:r w:rsidRPr="00024097">
        <w:rPr>
          <w:rFonts w:eastAsia="Arial"/>
          <w:bCs/>
          <w:szCs w:val="28"/>
        </w:rPr>
        <w:t xml:space="preserve"> </w:t>
      </w:r>
      <w:del w:id="38" w:author="Murjani McTier" w:date="2025-11-21T14:13:00Z" w16du:dateUtc="2025-11-21T22:13:00Z">
        <w:r w:rsidRPr="00024097" w:rsidDel="005378EE">
          <w:rPr>
            <w:rFonts w:eastAsia="Arial"/>
            <w:bCs/>
            <w:szCs w:val="28"/>
          </w:rPr>
          <w:delText>an</w:delText>
        </w:r>
      </w:del>
      <w:ins w:id="39" w:author="Murjani McTier" w:date="2025-11-21T14:13:00Z" w16du:dateUtc="2025-11-21T22:13:00Z">
        <w:r w:rsidR="005378EE" w:rsidRPr="00024097">
          <w:rPr>
            <w:rFonts w:eastAsia="Arial"/>
            <w:bCs/>
            <w:szCs w:val="28"/>
          </w:rPr>
          <w:t>a</w:t>
        </w:r>
      </w:ins>
      <w:r w:rsidRPr="00024097">
        <w:rPr>
          <w:rFonts w:eastAsia="Arial"/>
          <w:bCs/>
          <w:szCs w:val="28"/>
        </w:rPr>
        <w:t xml:space="preserve"> </w:t>
      </w:r>
      <w:commentRangeEnd w:id="37"/>
      <w:r w:rsidR="003E2A10">
        <w:rPr>
          <w:rStyle w:val="CommentReference"/>
        </w:rPr>
        <w:commentReference w:id="37"/>
      </w:r>
      <w:r w:rsidRPr="00024097">
        <w:rPr>
          <w:rFonts w:eastAsia="Arial"/>
          <w:bCs/>
          <w:szCs w:val="28"/>
        </w:rPr>
        <w:t xml:space="preserve">recipient may not require the parties to participate in an informal resolution process under this section and may not offer an informal resolution process unless a formal complaint is filed. However, at any time prior to reaching a determination regarding responsibility the recipient may facilitate an informal resolution process, such as mediation, that does not involve a full investigation and adjudication, provided that the recipient. Provides to the parties a written notice disclosing: The allegations; the requirements of the informal resolution process including the circumstances under which it precludes the parties from resuming a formal complaint arising from the same allegations, provided, however, that at any time prior to agreeing to a resolution, any party has the right to withdraw from the informal resolution process and resume the grievance process with respect to the formal complaint, and any consequences resulting from participating in the informal resolution process, including the records that will be maintained or could be shared; Obtains the parties' voluntary, written consent to the informal resolution process; and Does not offer or facilitate an informal resolution process to resolve allegations that an employee sexually harassed a student. </w:t>
      </w:r>
    </w:p>
    <w:p w14:paraId="205487FA" w14:textId="62809C0E" w:rsidR="00024097" w:rsidRPr="00024097" w:rsidRDefault="00024097" w:rsidP="00024097">
      <w:pPr>
        <w:spacing w:after="240"/>
        <w:ind w:left="810" w:right="860"/>
        <w:rPr>
          <w:rFonts w:eastAsia="Arial"/>
          <w:bCs/>
          <w:szCs w:val="28"/>
        </w:rPr>
      </w:pPr>
      <w:commentRangeStart w:id="40"/>
      <w:r w:rsidRPr="00024097">
        <w:rPr>
          <w:rFonts w:eastAsia="Arial"/>
          <w:bCs/>
          <w:szCs w:val="28"/>
        </w:rPr>
        <w:t xml:space="preserve">A recipient must maintain for a period of seven years records of: </w:t>
      </w:r>
      <w:commentRangeStart w:id="41"/>
      <w:commentRangeStart w:id="42"/>
      <w:r w:rsidRPr="00024097">
        <w:rPr>
          <w:rFonts w:eastAsia="Arial"/>
          <w:bCs/>
          <w:szCs w:val="28"/>
        </w:rPr>
        <w:t xml:space="preserve">Each sexual harassment </w:t>
      </w:r>
      <w:commentRangeEnd w:id="41"/>
      <w:r w:rsidR="00E221C5">
        <w:rPr>
          <w:rStyle w:val="CommentReference"/>
        </w:rPr>
        <w:commentReference w:id="41"/>
      </w:r>
      <w:commentRangeEnd w:id="42"/>
      <w:r w:rsidR="00650ADB">
        <w:rPr>
          <w:rStyle w:val="CommentReference"/>
        </w:rPr>
        <w:commentReference w:id="42"/>
      </w:r>
      <w:r w:rsidRPr="00024097">
        <w:rPr>
          <w:rFonts w:eastAsia="Arial"/>
          <w:bCs/>
          <w:szCs w:val="28"/>
        </w:rPr>
        <w:t xml:space="preserve">investigation including any determination regarding responsibility and any audio or audiovisual </w:t>
      </w:r>
      <w:r w:rsidRPr="00024097">
        <w:rPr>
          <w:rFonts w:eastAsia="Arial"/>
          <w:bCs/>
          <w:szCs w:val="28"/>
        </w:rPr>
        <w:lastRenderedPageBreak/>
        <w:t>recording or transcript required under paragraph (b)(6)(i) of this section, any disciplinary sanctions imposed on the respondent, and any remedies provided to the complainant designed to restore or preserve equal access to the recipient's education program or activity; Any appeal and the result therefrom; Any informal resolution and the result therefrom; and All materials used to train Title IX Coordinators, investigators, decision-makers, and any person who facilitates an informal resolution process.</w:t>
      </w:r>
      <w:commentRangeStart w:id="43"/>
      <w:commentRangeStart w:id="44"/>
      <w:r w:rsidRPr="00024097">
        <w:rPr>
          <w:rFonts w:eastAsia="Arial"/>
          <w:bCs/>
          <w:szCs w:val="28"/>
        </w:rPr>
        <w:t xml:space="preserve"> </w:t>
      </w:r>
      <w:del w:id="45" w:author="Murjani McTier" w:date="2025-11-21T14:13:00Z" w16du:dateUtc="2025-11-21T22:13:00Z">
        <w:r w:rsidRPr="00024097" w:rsidDel="005378EE">
          <w:rPr>
            <w:rFonts w:eastAsia="Arial"/>
            <w:bCs/>
            <w:szCs w:val="28"/>
          </w:rPr>
          <w:delText>An</w:delText>
        </w:r>
      </w:del>
      <w:ins w:id="46" w:author="Murjani McTier" w:date="2025-11-21T14:13:00Z" w16du:dateUtc="2025-11-21T22:13:00Z">
        <w:r w:rsidR="005378EE" w:rsidRPr="00024097">
          <w:rPr>
            <w:rFonts w:eastAsia="Arial"/>
            <w:bCs/>
            <w:szCs w:val="28"/>
          </w:rPr>
          <w:t>A</w:t>
        </w:r>
      </w:ins>
      <w:r w:rsidRPr="00024097">
        <w:rPr>
          <w:rFonts w:eastAsia="Arial"/>
          <w:bCs/>
          <w:szCs w:val="28"/>
        </w:rPr>
        <w:t xml:space="preserve"> </w:t>
      </w:r>
      <w:commentRangeEnd w:id="43"/>
      <w:r w:rsidR="005378EE">
        <w:rPr>
          <w:rStyle w:val="CommentReference"/>
        </w:rPr>
        <w:commentReference w:id="43"/>
      </w:r>
      <w:commentRangeEnd w:id="44"/>
      <w:r w:rsidR="005378EE">
        <w:rPr>
          <w:rStyle w:val="CommentReference"/>
        </w:rPr>
        <w:commentReference w:id="44"/>
      </w:r>
      <w:r w:rsidRPr="00024097">
        <w:rPr>
          <w:rFonts w:eastAsia="Arial"/>
          <w:bCs/>
          <w:szCs w:val="28"/>
        </w:rPr>
        <w:t xml:space="preserve">recipient must make these training materials publicly available on its website, or if the recipient does not maintain a website the recipient must make these materials available upon request for inspection by members of the </w:t>
      </w:r>
      <w:commentRangeEnd w:id="40"/>
      <w:r w:rsidR="00650ADB">
        <w:rPr>
          <w:rStyle w:val="CommentReference"/>
        </w:rPr>
        <w:commentReference w:id="40"/>
      </w:r>
      <w:r w:rsidRPr="00024097">
        <w:rPr>
          <w:rFonts w:eastAsia="Arial"/>
          <w:bCs/>
          <w:szCs w:val="28"/>
        </w:rPr>
        <w:t xml:space="preserve">public. </w:t>
      </w:r>
    </w:p>
    <w:p w14:paraId="01560994" w14:textId="4ABC88CC" w:rsidR="00572AED" w:rsidRDefault="00024097" w:rsidP="00024097">
      <w:pPr>
        <w:spacing w:after="240"/>
        <w:ind w:left="810" w:right="860"/>
        <w:rPr>
          <w:rFonts w:eastAsia="Arial"/>
          <w:bCs/>
          <w:szCs w:val="28"/>
        </w:rPr>
      </w:pPr>
      <w:commentRangeStart w:id="47"/>
      <w:r w:rsidRPr="00024097">
        <w:rPr>
          <w:rFonts w:eastAsia="Arial"/>
          <w:bCs/>
          <w:szCs w:val="28"/>
        </w:rPr>
        <w:t xml:space="preserve">For each response required under Section 106.44, </w:t>
      </w:r>
      <w:del w:id="48" w:author="Murjani McTier" w:date="2025-11-21T14:13:00Z" w16du:dateUtc="2025-11-21T22:13:00Z">
        <w:r w:rsidRPr="00024097" w:rsidDel="005378EE">
          <w:rPr>
            <w:rFonts w:eastAsia="Arial"/>
            <w:bCs/>
            <w:szCs w:val="28"/>
          </w:rPr>
          <w:delText>an</w:delText>
        </w:r>
      </w:del>
      <w:ins w:id="49" w:author="Murjani McTier" w:date="2025-11-21T14:13:00Z" w16du:dateUtc="2025-11-21T22:13:00Z">
        <w:r w:rsidR="005378EE" w:rsidRPr="00024097">
          <w:rPr>
            <w:rFonts w:eastAsia="Arial"/>
            <w:bCs/>
            <w:szCs w:val="28"/>
          </w:rPr>
          <w:t>a</w:t>
        </w:r>
      </w:ins>
      <w:r w:rsidRPr="00024097">
        <w:rPr>
          <w:rFonts w:eastAsia="Arial"/>
          <w:bCs/>
          <w:szCs w:val="28"/>
        </w:rPr>
        <w:t xml:space="preserve"> recipient must create, and maintain for a period of seven years, records of any actions, including any supportive measures, taken in response to a report or formal complaint of sexual harassment. In each instance, the recipient must document the basis for its conclusion that its response was not deliberately indifferent, and document that it has taken measures designed to restore or preserve equal access to the recipient’s education program or activity. If </w:t>
      </w:r>
      <w:del w:id="50" w:author="Murjani McTier" w:date="2025-11-21T14:13:00Z" w16du:dateUtc="2025-11-21T22:13:00Z">
        <w:r w:rsidRPr="00024097" w:rsidDel="005378EE">
          <w:rPr>
            <w:rFonts w:eastAsia="Arial"/>
            <w:bCs/>
            <w:szCs w:val="28"/>
          </w:rPr>
          <w:delText>an</w:delText>
        </w:r>
      </w:del>
      <w:ins w:id="51" w:author="Murjani McTier" w:date="2025-11-21T14:13:00Z" w16du:dateUtc="2025-11-21T22:13:00Z">
        <w:r w:rsidR="005378EE" w:rsidRPr="00024097">
          <w:rPr>
            <w:rFonts w:eastAsia="Arial"/>
            <w:bCs/>
            <w:szCs w:val="28"/>
          </w:rPr>
          <w:t>a</w:t>
        </w:r>
      </w:ins>
      <w:r w:rsidRPr="00024097">
        <w:rPr>
          <w:rFonts w:eastAsia="Arial"/>
          <w:bCs/>
          <w:szCs w:val="28"/>
        </w:rPr>
        <w:t xml:space="preserve"> recipient does not provide a complainant with supportive measures, then the recipient must document the reasons why such a response was not clearly unreasonable in light of the known circumstances. The documentation of certain bases or measures does not limit the recipient in the future from providing additional explanations or detailing additional measures taken</w:t>
      </w:r>
      <w:r>
        <w:rPr>
          <w:rFonts w:eastAsia="Arial"/>
          <w:bCs/>
          <w:szCs w:val="28"/>
        </w:rPr>
        <w:t>.</w:t>
      </w:r>
      <w:commentRangeEnd w:id="47"/>
      <w:r w:rsidR="00FD4784">
        <w:rPr>
          <w:rStyle w:val="CommentReference"/>
        </w:rPr>
        <w:commentReference w:id="47"/>
      </w:r>
    </w:p>
    <w:p w14:paraId="30666CBF" w14:textId="77777777" w:rsidR="00C06E03" w:rsidRPr="007A0390" w:rsidRDefault="00C06E03" w:rsidP="00A675A2">
      <w:pPr>
        <w:pStyle w:val="Heading2"/>
        <w:ind w:left="810" w:right="860"/>
      </w:pPr>
      <w:r w:rsidRPr="007A0390">
        <w:t>Summary of Findings and Analysis:</w:t>
      </w:r>
    </w:p>
    <w:p w14:paraId="6466B75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5393C01F" w14:textId="77777777" w:rsidR="00C06E03" w:rsidRPr="007A0390" w:rsidRDefault="00C06E03" w:rsidP="00A675A2">
      <w:pPr>
        <w:pStyle w:val="Heading2"/>
        <w:ind w:left="810" w:right="860"/>
      </w:pPr>
      <w:r w:rsidRPr="007A0390">
        <w:t>Required Corrective Action(s):</w:t>
      </w:r>
    </w:p>
    <w:p w14:paraId="663E3E59"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CEADB68" w14:textId="77777777" w:rsidR="00C06E03" w:rsidRPr="007A0390" w:rsidRDefault="00C06E03" w:rsidP="00A675A2">
      <w:pPr>
        <w:pStyle w:val="Heading2"/>
        <w:ind w:left="810" w:right="860"/>
      </w:pPr>
      <w:r w:rsidRPr="007A0390">
        <w:t>Observation:</w:t>
      </w:r>
    </w:p>
    <w:p w14:paraId="58F02761"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6E9F30DA" w14:textId="77777777" w:rsidR="00C06E03" w:rsidRDefault="00C06E03" w:rsidP="00A675A2">
      <w:pPr>
        <w:ind w:left="810" w:right="860"/>
        <w:rPr>
          <w:b/>
          <w:bCs/>
        </w:rPr>
      </w:pPr>
    </w:p>
    <w:p w14:paraId="1023A529" w14:textId="77777777" w:rsidR="00C06E03" w:rsidRDefault="00C06E03" w:rsidP="00A675A2">
      <w:pPr>
        <w:pStyle w:val="Heading1"/>
        <w:ind w:left="810" w:right="860"/>
      </w:pPr>
      <w:r w:rsidRPr="005072E9">
        <w:t>CRR 04: Title II and Grievance Procedures</w:t>
      </w:r>
    </w:p>
    <w:p w14:paraId="4283BF1B" w14:textId="43D31C80" w:rsidR="00C06E03" w:rsidRDefault="00C06E03" w:rsidP="00A675A2">
      <w:pPr>
        <w:ind w:left="810" w:right="860"/>
        <w:rPr>
          <w:b/>
          <w:sz w:val="26"/>
          <w:szCs w:val="26"/>
        </w:rPr>
      </w:pPr>
      <w:r w:rsidRPr="007E6AF2">
        <w:rPr>
          <w:b/>
          <w:bCs/>
          <w:sz w:val="26"/>
          <w:szCs w:val="26"/>
        </w:rPr>
        <w:t>Applicable Requirements:</w:t>
      </w:r>
      <w:r w:rsidRPr="00396C03">
        <w:t xml:space="preserve"> </w:t>
      </w:r>
      <w:ins w:id="52" w:author="Murjani McTier" w:date="2025-11-20T18:57:00Z" w16du:dateUtc="2025-11-21T02:57:00Z">
        <w:r w:rsidR="00E221C5" w:rsidRPr="00B42CCC">
          <w:t>28 CFR sections 35.101</w:t>
        </w:r>
        <w:r w:rsidR="00E221C5">
          <w:t xml:space="preserve">; </w:t>
        </w:r>
      </w:ins>
      <w:r w:rsidRPr="00596185">
        <w:t xml:space="preserve">28 </w:t>
      </w:r>
      <w:r w:rsidRPr="00AD1720">
        <w:rPr>
          <w:rPrChange w:id="53" w:author="Murjani McTier" w:date="2025-11-21T20:24:00Z" w16du:dateUtc="2025-11-22T04:24:00Z">
            <w:rPr>
              <w:i/>
              <w:iCs/>
            </w:rPr>
          </w:rPrChange>
        </w:rPr>
        <w:t>CFR</w:t>
      </w:r>
      <w:r w:rsidRPr="00AD1720">
        <w:t xml:space="preserve"> </w:t>
      </w:r>
      <w:r>
        <w:t xml:space="preserve">Sections </w:t>
      </w:r>
      <w:r w:rsidRPr="00596185">
        <w:t>35.107</w:t>
      </w:r>
      <w:r>
        <w:t xml:space="preserve">(a) </w:t>
      </w:r>
      <w:del w:id="54" w:author="Murjani McTier" w:date="2025-11-20T18:57:00Z" w16du:dateUtc="2025-11-21T02:57:00Z">
        <w:r w:rsidDel="00E221C5">
          <w:delText>and 35.107</w:delText>
        </w:r>
      </w:del>
      <w:r>
        <w:t>(b)</w:t>
      </w:r>
    </w:p>
    <w:p w14:paraId="534744E6" w14:textId="77777777" w:rsidR="00C06E03" w:rsidRDefault="00C06E03" w:rsidP="00A675A2">
      <w:pPr>
        <w:ind w:left="810" w:right="860"/>
      </w:pPr>
      <w:r w:rsidRPr="004E6253">
        <w:rPr>
          <w:rFonts w:eastAsia="Arial"/>
          <w:bCs/>
          <w:szCs w:val="28"/>
        </w:rPr>
        <w:t xml:space="preserve">A public entity that employs 50 or more persons shall designate at least one employee to coordinate its efforts to comply with and carry out its responsibilities under this part, including </w:t>
      </w:r>
      <w:r w:rsidRPr="004E6253">
        <w:rPr>
          <w:rFonts w:eastAsia="Arial"/>
          <w:bCs/>
          <w:szCs w:val="28"/>
        </w:rPr>
        <w:lastRenderedPageBreak/>
        <w:t xml:space="preserve">any investigation of any complaint communicated to it alleging its noncompliance with this part or alleging any actions that would be prohibited by this part. The public entity shall make available to all interested individuals the name, office address, and telephone number of the employee or employees designated pursuant to this paragraph. </w:t>
      </w:r>
      <w:r w:rsidRPr="004E6253">
        <w:t>A public entity that employs 50 or more persons shall adopt and publish grievance procedures providing for prompt and equitable resolution of complaints alleging any action that would be prohibited by this part.</w:t>
      </w:r>
    </w:p>
    <w:p w14:paraId="702B2071" w14:textId="77777777" w:rsidR="00C06E03" w:rsidRPr="007A0390" w:rsidRDefault="00C06E03" w:rsidP="00A675A2">
      <w:pPr>
        <w:pStyle w:val="Heading2"/>
        <w:ind w:left="810" w:right="860"/>
      </w:pPr>
      <w:r w:rsidRPr="007A0390">
        <w:t>Summary of Findings and Analysis:</w:t>
      </w:r>
    </w:p>
    <w:p w14:paraId="418876AD"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2B3DACC8" w14:textId="77777777" w:rsidR="00C06E03" w:rsidRPr="007A0390" w:rsidRDefault="00C06E03" w:rsidP="00A675A2">
      <w:pPr>
        <w:pStyle w:val="Heading2"/>
        <w:ind w:left="810" w:right="860"/>
      </w:pPr>
      <w:r w:rsidRPr="007A0390">
        <w:t>Required Corrective Action(s):</w:t>
      </w:r>
    </w:p>
    <w:p w14:paraId="781A37A4"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20D57741" w14:textId="77777777" w:rsidR="00C06E03" w:rsidRPr="007A0390" w:rsidRDefault="00C06E03" w:rsidP="00A675A2">
      <w:pPr>
        <w:pStyle w:val="Heading2"/>
        <w:ind w:left="810" w:right="860"/>
      </w:pPr>
      <w:r w:rsidRPr="007A0390">
        <w:t>Observation:</w:t>
      </w:r>
    </w:p>
    <w:p w14:paraId="384CC903"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719C1FBB" w14:textId="77777777" w:rsidR="00C06E03" w:rsidRDefault="00C06E03" w:rsidP="00A675A2">
      <w:pPr>
        <w:ind w:left="810" w:right="860"/>
        <w:rPr>
          <w:b/>
          <w:bCs/>
        </w:rPr>
      </w:pPr>
    </w:p>
    <w:p w14:paraId="74C84E1B" w14:textId="77777777" w:rsidR="00C06E03" w:rsidRDefault="00C06E03" w:rsidP="00A675A2">
      <w:pPr>
        <w:pStyle w:val="Heading1"/>
        <w:ind w:left="810" w:right="860"/>
      </w:pPr>
      <w:bookmarkStart w:id="55" w:name="_Toc133924238"/>
      <w:r w:rsidRPr="005072E9">
        <w:t>CRR 05</w:t>
      </w:r>
      <w:bookmarkStart w:id="56" w:name="_Toc133924239"/>
      <w:bookmarkEnd w:id="55"/>
      <w:r w:rsidRPr="005072E9">
        <w:t>: Section 504 and Grievance Procedures</w:t>
      </w:r>
      <w:bookmarkEnd w:id="56"/>
    </w:p>
    <w:p w14:paraId="43694FBB" w14:textId="35BFB278" w:rsidR="00C06E03" w:rsidRPr="00D30504" w:rsidRDefault="00C06E03" w:rsidP="00A675A2">
      <w:pPr>
        <w:ind w:left="810" w:right="860"/>
      </w:pPr>
      <w:r w:rsidRPr="007E6AF2">
        <w:rPr>
          <w:b/>
          <w:bCs/>
          <w:sz w:val="26"/>
          <w:szCs w:val="26"/>
        </w:rPr>
        <w:t>Applicable Requirements:</w:t>
      </w:r>
      <w:r>
        <w:rPr>
          <w:b/>
          <w:bCs/>
          <w:sz w:val="26"/>
          <w:szCs w:val="26"/>
        </w:rPr>
        <w:t xml:space="preserve"> </w:t>
      </w:r>
      <w:r w:rsidRPr="00AD1720">
        <w:t xml:space="preserve">34 </w:t>
      </w:r>
      <w:r w:rsidRPr="00AD1720">
        <w:rPr>
          <w:rPrChange w:id="57" w:author="Murjani McTier" w:date="2025-11-21T20:24:00Z" w16du:dateUtc="2025-11-22T04:24:00Z">
            <w:rPr>
              <w:i/>
              <w:iCs/>
            </w:rPr>
          </w:rPrChange>
        </w:rPr>
        <w:t>CFR</w:t>
      </w:r>
      <w:r w:rsidRPr="00AD1720">
        <w:t xml:space="preserve"> Sections 104.7(a)(b)</w:t>
      </w:r>
      <w:ins w:id="58" w:author="Murjani McTier" w:date="2025-11-21T15:38:00Z" w16du:dateUtc="2025-11-21T23:38:00Z">
        <w:r w:rsidR="00C71AE1" w:rsidRPr="00AD1720">
          <w:t xml:space="preserve">; 34 </w:t>
        </w:r>
        <w:r w:rsidR="00C71AE1" w:rsidRPr="00AD1720">
          <w:rPr>
            <w:rPrChange w:id="59" w:author="Murjani McTier" w:date="2025-11-21T20:24:00Z" w16du:dateUtc="2025-11-22T04:24:00Z">
              <w:rPr>
                <w:i/>
                <w:iCs/>
              </w:rPr>
            </w:rPrChange>
          </w:rPr>
          <w:t>CFR</w:t>
        </w:r>
        <w:r w:rsidR="00C71AE1" w:rsidRPr="00AD1720">
          <w:t xml:space="preserve"> Sections 104.8(a)(b)</w:t>
        </w:r>
      </w:ins>
      <w:ins w:id="60" w:author="Murjani McTier" w:date="2025-11-21T15:44:00Z" w16du:dateUtc="2025-11-21T23:44:00Z">
        <w:r w:rsidR="00C71AE1" w:rsidRPr="00AD1720">
          <w:t xml:space="preserve">; </w:t>
        </w:r>
      </w:ins>
      <w:ins w:id="61" w:author="Murjani McTier" w:date="2025-11-21T15:45:00Z" w16du:dateUtc="2025-11-21T23:45:00Z">
        <w:r w:rsidR="00C71AE1" w:rsidRPr="00AD1720">
          <w:t xml:space="preserve">34 </w:t>
        </w:r>
        <w:r w:rsidR="00C71AE1" w:rsidRPr="00AD1720">
          <w:rPr>
            <w:rPrChange w:id="62" w:author="Murjani McTier" w:date="2025-11-21T20:24:00Z" w16du:dateUtc="2025-11-22T04:24:00Z">
              <w:rPr>
                <w:i/>
                <w:iCs/>
              </w:rPr>
            </w:rPrChange>
          </w:rPr>
          <w:t xml:space="preserve">CFR </w:t>
        </w:r>
        <w:r w:rsidR="00C71AE1" w:rsidRPr="00AD1720">
          <w:t>104.32</w:t>
        </w:r>
      </w:ins>
      <w:ins w:id="63" w:author="Murjani McTier" w:date="2025-11-21T16:00:00Z" w16du:dateUtc="2025-11-22T00:00:00Z">
        <w:r w:rsidR="00170C08" w:rsidRPr="00AD1720">
          <w:t xml:space="preserve">; 34 </w:t>
        </w:r>
      </w:ins>
      <w:ins w:id="64" w:author="Murjani McTier" w:date="2025-11-21T16:01:00Z" w16du:dateUtc="2025-11-22T00:01:00Z">
        <w:r w:rsidR="00170C08" w:rsidRPr="00AD1720">
          <w:rPr>
            <w:rPrChange w:id="65" w:author="Murjani McTier" w:date="2025-11-21T20:24:00Z" w16du:dateUtc="2025-11-22T04:24:00Z">
              <w:rPr>
                <w:i/>
                <w:iCs/>
              </w:rPr>
            </w:rPrChange>
          </w:rPr>
          <w:t xml:space="preserve">CFR </w:t>
        </w:r>
        <w:r w:rsidR="00170C08" w:rsidRPr="00AD1720">
          <w:t>104.35</w:t>
        </w:r>
      </w:ins>
      <w:r w:rsidRPr="00AD1720">
        <w:t xml:space="preserve"> and 104.</w:t>
      </w:r>
      <w:ins w:id="66" w:author="Murjani McTier" w:date="2025-11-21T15:38:00Z" w16du:dateUtc="2025-11-21T23:38:00Z">
        <w:r w:rsidR="00C71AE1" w:rsidRPr="00AD1720">
          <w:t>36</w:t>
        </w:r>
      </w:ins>
      <w:del w:id="67" w:author="Murjani McTier" w:date="2025-11-21T15:38:00Z" w16du:dateUtc="2025-11-21T23:38:00Z">
        <w:r w:rsidRPr="00AD1720" w:rsidDel="00C71AE1">
          <w:delText>8(a)(b)</w:delText>
        </w:r>
      </w:del>
    </w:p>
    <w:p w14:paraId="3A247E65" w14:textId="77777777" w:rsidR="00C06E03" w:rsidRPr="005072E9" w:rsidRDefault="00C06E03" w:rsidP="00A675A2">
      <w:pPr>
        <w:ind w:left="810" w:right="860"/>
      </w:pPr>
      <w:r w:rsidRPr="005072E9">
        <w:t>A recipient that employs fifteen or more persons shall designate at least one person to coordinate its efforts to comply with this part.</w:t>
      </w:r>
    </w:p>
    <w:p w14:paraId="2511AAC8" w14:textId="77777777" w:rsidR="00C06E03" w:rsidRPr="005072E9" w:rsidRDefault="00C06E03" w:rsidP="00A675A2">
      <w:pPr>
        <w:ind w:left="810" w:right="860"/>
      </w:pPr>
      <w:r w:rsidRPr="005072E9">
        <w:t>A recipient that employs fifteen or more persons shall adopt grievance procedures that incorporate appropriate due process standards and that provide for the prompt and equitable resolution of complaints alleging any action prohibited by Section 504.</w:t>
      </w:r>
    </w:p>
    <w:p w14:paraId="31D17613" w14:textId="77777777" w:rsidR="00C06E03" w:rsidRPr="005072E9" w:rsidRDefault="00C06E03" w:rsidP="00A675A2">
      <w:pPr>
        <w:ind w:left="810" w:right="860"/>
      </w:pPr>
      <w:r w:rsidRPr="005072E9">
        <w:t>A recipient that employs fifteen or more persons shall take appropriate initial and continuing steps to notify participants, beneficiaries, applicants, and employees, including those with impaired vision or hearing, and unions or professional organizations holding collective bargaining or professional agreements with the recipient that it does not discriminate on the basis of handicap in violation of Section 504 and this part. The notification shall state, where appropriate, that the recipient does not discriminate in admission or access to, or treatment or employment in, its program or activity. The notification shall also include an identification of the responsible employee designated pursuant to Section 104.7(a).</w:t>
      </w:r>
    </w:p>
    <w:p w14:paraId="4BAB9251" w14:textId="4EA965B0" w:rsidR="00C06E03" w:rsidRPr="005072E9" w:rsidDel="003E2A10" w:rsidRDefault="00C06E03" w:rsidP="00A675A2">
      <w:pPr>
        <w:ind w:left="810" w:right="860"/>
        <w:rPr>
          <w:del w:id="68" w:author="Murjani McTier" w:date="2025-11-21T14:34:00Z" w16du:dateUtc="2025-11-21T22:34:00Z"/>
        </w:rPr>
      </w:pPr>
      <w:r w:rsidRPr="005072E9">
        <w:lastRenderedPageBreak/>
        <w:t>Methods of initial and continuing notification may include the posting of notices, publication in newspapers and magazines, placement of notices in recipients’ publication, and distribution of memoranda or other written communications</w:t>
      </w:r>
      <w:commentRangeStart w:id="69"/>
      <w:ins w:id="70" w:author="Murjani McTier" w:date="2025-11-21T14:35:00Z" w16du:dateUtc="2025-11-21T22:35:00Z">
        <w:r w:rsidR="003E2A10">
          <w:t xml:space="preserve">. </w:t>
        </w:r>
      </w:ins>
      <w:del w:id="71" w:author="Murjani McTier" w:date="2025-11-21T14:35:00Z" w16du:dateUtc="2025-11-21T22:35:00Z">
        <w:r w:rsidRPr="005072E9" w:rsidDel="003E2A10">
          <w:delText>.</w:delText>
        </w:r>
      </w:del>
    </w:p>
    <w:p w14:paraId="1018F7FC" w14:textId="77777777" w:rsidR="00C06E03" w:rsidRDefault="00C06E03" w:rsidP="003E2A10">
      <w:pPr>
        <w:ind w:left="810" w:right="860"/>
        <w:rPr>
          <w:ins w:id="72" w:author="Murjani McTier" w:date="2025-11-21T14:36:00Z" w16du:dateUtc="2025-11-21T22:36:00Z"/>
        </w:rPr>
      </w:pPr>
      <w:r w:rsidRPr="005072E9">
        <w:t xml:space="preserve">If </w:t>
      </w:r>
      <w:commentRangeEnd w:id="69"/>
      <w:r w:rsidR="003E2A10">
        <w:rPr>
          <w:rStyle w:val="CommentReference"/>
        </w:rPr>
        <w:commentReference w:id="69"/>
      </w:r>
      <w:r w:rsidRPr="005072E9">
        <w:t>a recipient publishes or uses recruitment materials or publications containing general information that it makes available to participants, beneficiaries, applicants, or employees, it shall include in those materials or publications a statement of the policy described in paragraph (a). A recipient may meet the requirement of this paragraph either by including appropriate inserts in existing materials and publications or by revising and reprinting the materials and publications.</w:t>
      </w:r>
    </w:p>
    <w:p w14:paraId="05D5FC06" w14:textId="7B33D449" w:rsidR="003E2A10" w:rsidRDefault="00487DCE" w:rsidP="003E2A10">
      <w:pPr>
        <w:ind w:left="810" w:right="860"/>
      </w:pPr>
      <w:commentRangeStart w:id="73"/>
      <w:commentRangeStart w:id="74"/>
      <w:ins w:id="75" w:author="Murjani McTier" w:date="2025-11-21T14:43:00Z">
        <w:r w:rsidRPr="00487DCE">
          <w:t>Local education agencies (LEAs) must annually identify and locate all qualified individuals with disabilities within their jurisdiction who are not receiving public education and notify them and their guardians of the LEA’s responsibilities. Before any initial placement or significant change in placement, LEAs must evaluate individuals suspected of needing special education or related services using validated tools administered by trained personnel, ensuring tests measure actual aptitude or achievement rather than impairments. Placement decisions must be based on multiple documented sources, made by a knowledgeable team, and follow established standards, with periodic reevaluations consistent with federal requirements. LEAs must also implement procedural safeguards, including notice, record access, impartial hearings with parental participation and legal representation, and a review process, consistent with Section 615 of the Education of the Handicapped Act.</w:t>
        </w:r>
      </w:ins>
      <w:commentRangeEnd w:id="73"/>
      <w:ins w:id="76" w:author="Murjani McTier" w:date="2025-11-21T14:47:00Z" w16du:dateUtc="2025-11-21T22:47:00Z">
        <w:r>
          <w:rPr>
            <w:rStyle w:val="CommentReference"/>
          </w:rPr>
          <w:commentReference w:id="73"/>
        </w:r>
      </w:ins>
      <w:commentRangeEnd w:id="74"/>
      <w:ins w:id="77" w:author="Murjani McTier" w:date="2025-11-21T16:16:00Z" w16du:dateUtc="2025-11-22T00:16:00Z">
        <w:r w:rsidR="00447286">
          <w:rPr>
            <w:rStyle w:val="CommentReference"/>
          </w:rPr>
          <w:commentReference w:id="74"/>
        </w:r>
      </w:ins>
    </w:p>
    <w:p w14:paraId="28EE27C2" w14:textId="77777777" w:rsidR="00C06E03" w:rsidRPr="007A0390" w:rsidRDefault="00C06E03" w:rsidP="00A675A2">
      <w:pPr>
        <w:pStyle w:val="Heading2"/>
        <w:ind w:left="810" w:right="860"/>
      </w:pPr>
      <w:r w:rsidRPr="007A0390">
        <w:t>Summary of Findings and Analysis:</w:t>
      </w:r>
    </w:p>
    <w:p w14:paraId="53781391"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0939690" w14:textId="77777777" w:rsidR="00C06E03" w:rsidRPr="007A0390" w:rsidRDefault="00C06E03" w:rsidP="00A675A2">
      <w:pPr>
        <w:pStyle w:val="Heading2"/>
        <w:ind w:left="810" w:right="860"/>
      </w:pPr>
      <w:r w:rsidRPr="007A0390">
        <w:t>Required Corrective Action(s):</w:t>
      </w:r>
    </w:p>
    <w:p w14:paraId="7903F9EF"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28984E0C" w14:textId="77777777" w:rsidR="00C06E03" w:rsidRPr="007A0390" w:rsidRDefault="00C06E03" w:rsidP="00A675A2">
      <w:pPr>
        <w:pStyle w:val="Heading2"/>
        <w:ind w:left="810" w:right="860"/>
      </w:pPr>
      <w:r w:rsidRPr="007A0390">
        <w:t>Observation:</w:t>
      </w:r>
    </w:p>
    <w:p w14:paraId="75F6DE86"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2480360E" w14:textId="77777777" w:rsidR="00C06E03" w:rsidRDefault="00C06E03" w:rsidP="00A675A2">
      <w:pPr>
        <w:ind w:left="810" w:right="860"/>
        <w:rPr>
          <w:b/>
          <w:bCs/>
        </w:rPr>
      </w:pPr>
    </w:p>
    <w:p w14:paraId="1AC3B56A" w14:textId="77777777" w:rsidR="00C06E03" w:rsidRDefault="00C06E03" w:rsidP="00A675A2">
      <w:pPr>
        <w:pStyle w:val="Heading1"/>
        <w:ind w:left="810" w:right="860"/>
      </w:pPr>
      <w:bookmarkStart w:id="78" w:name="_Toc133924249"/>
      <w:r w:rsidRPr="005072E9">
        <w:t>CRR 06: Recruitment</w:t>
      </w:r>
      <w:bookmarkEnd w:id="78"/>
    </w:p>
    <w:p w14:paraId="61136B5D" w14:textId="77777777" w:rsidR="00C06E03" w:rsidRPr="00AD1720" w:rsidRDefault="00C06E03" w:rsidP="00A675A2">
      <w:pPr>
        <w:ind w:left="810" w:right="860"/>
      </w:pPr>
      <w:r w:rsidRPr="007E6AF2">
        <w:rPr>
          <w:b/>
          <w:bCs/>
          <w:sz w:val="26"/>
          <w:szCs w:val="26"/>
        </w:rPr>
        <w:t>Applicable Requirements:</w:t>
      </w:r>
      <w:r>
        <w:rPr>
          <w:b/>
          <w:bCs/>
          <w:sz w:val="26"/>
          <w:szCs w:val="26"/>
        </w:rPr>
        <w:t xml:space="preserve"> </w:t>
      </w:r>
      <w:bookmarkStart w:id="79" w:name="_Toc133924258"/>
      <w:r>
        <w:t xml:space="preserve">34 </w:t>
      </w:r>
      <w:r w:rsidRPr="00AD1720">
        <w:rPr>
          <w:rPrChange w:id="80" w:author="Murjani McTier" w:date="2025-11-21T20:25:00Z" w16du:dateUtc="2025-11-22T04:25:00Z">
            <w:rPr>
              <w:i/>
              <w:iCs/>
            </w:rPr>
          </w:rPrChange>
        </w:rPr>
        <w:t>CFR</w:t>
      </w:r>
      <w:r w:rsidRPr="00AD1720">
        <w:t xml:space="preserve"> Appendix B to Part 100 V.C. and V.E.</w:t>
      </w:r>
    </w:p>
    <w:p w14:paraId="410AB00B" w14:textId="77777777" w:rsidR="00C06E03" w:rsidRDefault="00C06E03" w:rsidP="00A675A2">
      <w:pPr>
        <w:ind w:left="810" w:right="860"/>
      </w:pPr>
      <w:r>
        <w:t xml:space="preserve">Student recruitment activities and materials shall convey the message that all CTE programs are open to all students without regard to race, color, national origin, sex, or disability. Where </w:t>
      </w:r>
      <w:r>
        <w:lastRenderedPageBreak/>
        <w:t>recruitment activities involve the presentation or portrayal of vocational and career opportunities, the curricula and programs described should cover a broad range of occupational opportunities and not be limited on the basis of race, color, national origin, sex, or disability of the students or potential students to whom the presentation is made. To the extent possible, recruiting teams should represent persons of different races, national origins, sexes, and disabilities.</w:t>
      </w:r>
    </w:p>
    <w:p w14:paraId="521066FE" w14:textId="77777777" w:rsidR="00C06E03" w:rsidRPr="007A0390" w:rsidRDefault="00C06E03" w:rsidP="00A675A2">
      <w:pPr>
        <w:pStyle w:val="Heading2"/>
        <w:ind w:left="810" w:right="860"/>
      </w:pPr>
      <w:r w:rsidRPr="007A0390">
        <w:t>Summary of Findings and Analysis:</w:t>
      </w:r>
    </w:p>
    <w:p w14:paraId="5A4C05AC"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1828ACD" w14:textId="77777777" w:rsidR="00C06E03" w:rsidRPr="007A0390" w:rsidRDefault="00C06E03" w:rsidP="00A675A2">
      <w:pPr>
        <w:pStyle w:val="Heading2"/>
        <w:ind w:left="810" w:right="860"/>
      </w:pPr>
      <w:r w:rsidRPr="007A0390">
        <w:t>Required Corrective Action(s):</w:t>
      </w:r>
    </w:p>
    <w:p w14:paraId="7813A2DA"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245B70DF" w14:textId="77777777" w:rsidR="00C06E03" w:rsidRPr="007A0390" w:rsidRDefault="00C06E03" w:rsidP="00A675A2">
      <w:pPr>
        <w:pStyle w:val="Heading2"/>
        <w:ind w:left="810" w:right="860"/>
      </w:pPr>
      <w:r w:rsidRPr="007A0390">
        <w:t>Observation:</w:t>
      </w:r>
    </w:p>
    <w:p w14:paraId="6305CF3C"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5B58B8A5" w14:textId="77777777" w:rsidR="00C06E03" w:rsidRDefault="00C06E03" w:rsidP="00A675A2">
      <w:pPr>
        <w:ind w:left="810" w:right="860"/>
        <w:rPr>
          <w:b/>
          <w:bCs/>
        </w:rPr>
      </w:pPr>
    </w:p>
    <w:p w14:paraId="70EC21C9" w14:textId="77777777" w:rsidR="00C06E03" w:rsidRDefault="00C06E03" w:rsidP="00A675A2">
      <w:pPr>
        <w:pStyle w:val="Heading1"/>
        <w:ind w:left="810" w:right="860"/>
      </w:pPr>
      <w:r w:rsidRPr="00C66811">
        <w:t>CRR</w:t>
      </w:r>
      <w:bookmarkEnd w:id="79"/>
      <w:r w:rsidRPr="00C66811">
        <w:t xml:space="preserve"> </w:t>
      </w:r>
      <w:bookmarkStart w:id="81" w:name="_Toc133924259"/>
      <w:r w:rsidRPr="00C66811">
        <w:t>07: Promotional Activities</w:t>
      </w:r>
      <w:bookmarkEnd w:id="81"/>
    </w:p>
    <w:p w14:paraId="2DD918ED" w14:textId="77777777" w:rsidR="00C06E03" w:rsidRPr="002563CB" w:rsidRDefault="00C06E03" w:rsidP="00A675A2">
      <w:pPr>
        <w:ind w:left="810" w:right="860"/>
        <w:rPr>
          <w:spacing w:val="-1"/>
        </w:rPr>
      </w:pPr>
      <w:r w:rsidRPr="007E6AF2">
        <w:rPr>
          <w:b/>
          <w:bCs/>
          <w:sz w:val="26"/>
          <w:szCs w:val="26"/>
        </w:rPr>
        <w:t>Applicable Requirements:</w:t>
      </w:r>
      <w:r>
        <w:rPr>
          <w:b/>
          <w:bCs/>
          <w:sz w:val="26"/>
          <w:szCs w:val="26"/>
        </w:rPr>
        <w:t xml:space="preserve"> </w:t>
      </w:r>
      <w:bookmarkStart w:id="82" w:name="_Toc133924264"/>
      <w:r w:rsidRPr="00934214">
        <w:rPr>
          <w:rFonts w:eastAsia="Arial"/>
          <w:bCs/>
          <w:szCs w:val="28"/>
        </w:rPr>
        <w:t xml:space="preserve">34 </w:t>
      </w:r>
      <w:r w:rsidRPr="00AD1720">
        <w:rPr>
          <w:rFonts w:eastAsia="Arial"/>
          <w:bCs/>
          <w:szCs w:val="28"/>
          <w:rPrChange w:id="83" w:author="Murjani McTier" w:date="2025-11-21T20:25:00Z" w16du:dateUtc="2025-11-22T04:25:00Z">
            <w:rPr>
              <w:rFonts w:eastAsia="Arial"/>
              <w:bCs/>
              <w:i/>
              <w:iCs/>
              <w:szCs w:val="28"/>
            </w:rPr>
          </w:rPrChange>
        </w:rPr>
        <w:t>CFR</w:t>
      </w:r>
      <w:r w:rsidRPr="00AD1720">
        <w:rPr>
          <w:rFonts w:eastAsia="Arial"/>
          <w:bCs/>
          <w:szCs w:val="28"/>
        </w:rPr>
        <w:t xml:space="preserve"> </w:t>
      </w:r>
      <w:r w:rsidRPr="00934214">
        <w:rPr>
          <w:rFonts w:eastAsia="Arial"/>
          <w:bCs/>
          <w:szCs w:val="28"/>
        </w:rPr>
        <w:t>Appendix B to Part 100 V.E.</w:t>
      </w:r>
    </w:p>
    <w:p w14:paraId="7C9E0E24" w14:textId="77777777" w:rsidR="00C06E03" w:rsidRPr="00934214" w:rsidRDefault="00C06E03" w:rsidP="00A675A2">
      <w:pPr>
        <w:spacing w:after="120" w:line="240" w:lineRule="auto"/>
        <w:ind w:left="810" w:right="860"/>
        <w:rPr>
          <w:rFonts w:eastAsia="Arial"/>
          <w:b/>
          <w:szCs w:val="28"/>
        </w:rPr>
      </w:pPr>
      <w:r w:rsidRPr="00934214">
        <w:rPr>
          <w:rFonts w:eastAsia="Arial"/>
          <w:bCs/>
          <w:szCs w:val="28"/>
        </w:rPr>
        <w:t xml:space="preserve">Districts and schools may not undertake promotional efforts in a manner that creates or perpetuates stereotypes or limitations based on race, color, national origin, sex, or disability. Materials that are part of promotional efforts may not create or perpetuate stereotypes through text or illustration. </w:t>
      </w:r>
      <w:r w:rsidRPr="00934214">
        <w:t>To the extent possible they should portray males or females, minorities or handicapped persons in programs and occupations in which these groups traditionally have not been represented.</w:t>
      </w:r>
      <w:r w:rsidRPr="00934214">
        <w:rPr>
          <w:rFonts w:eastAsia="Arial"/>
          <w:bCs/>
          <w:szCs w:val="28"/>
        </w:rPr>
        <w:t xml:space="preserve"> </w:t>
      </w:r>
    </w:p>
    <w:p w14:paraId="5691774F" w14:textId="77777777" w:rsidR="00C06E03" w:rsidRDefault="00C06E03" w:rsidP="00A675A2">
      <w:pPr>
        <w:ind w:left="810" w:right="860"/>
      </w:pPr>
      <w:r w:rsidRPr="00934214">
        <w:rPr>
          <w:rFonts w:eastAsia="Arial"/>
          <w:bCs/>
          <w:szCs w:val="28"/>
        </w:rPr>
        <w:t>If a recipient’s service area(s) contains a community of national origin minority persons of limited English language skills, promotional literature must be distributed to that community in its language.</w:t>
      </w:r>
    </w:p>
    <w:p w14:paraId="259AF1D6" w14:textId="77777777" w:rsidR="00C06E03" w:rsidRPr="007A0390" w:rsidRDefault="00C06E03" w:rsidP="00A675A2">
      <w:pPr>
        <w:pStyle w:val="Heading2"/>
        <w:ind w:left="810" w:right="860"/>
      </w:pPr>
      <w:r w:rsidRPr="007A0390">
        <w:t>Summary of Findings and Analysis:</w:t>
      </w:r>
    </w:p>
    <w:p w14:paraId="443C53F1"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596D1D0A" w14:textId="77777777" w:rsidR="00C06E03" w:rsidRPr="007A0390" w:rsidRDefault="00C06E03" w:rsidP="00A675A2">
      <w:pPr>
        <w:pStyle w:val="Heading2"/>
        <w:ind w:left="810" w:right="860"/>
      </w:pPr>
      <w:r w:rsidRPr="007A0390">
        <w:t>Required Corrective Action(s):</w:t>
      </w:r>
    </w:p>
    <w:p w14:paraId="49FFF654"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B99CB5B" w14:textId="77777777" w:rsidR="00C06E03" w:rsidRPr="007A0390" w:rsidRDefault="00C06E03" w:rsidP="00A675A2">
      <w:pPr>
        <w:pStyle w:val="Heading2"/>
        <w:ind w:left="810" w:right="860"/>
      </w:pPr>
      <w:r w:rsidRPr="007A0390">
        <w:lastRenderedPageBreak/>
        <w:t>Observation:</w:t>
      </w:r>
    </w:p>
    <w:p w14:paraId="561B4FE7"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1F3EF44D" w14:textId="77777777" w:rsidR="00C06E03" w:rsidRPr="00C66811" w:rsidRDefault="00C06E03" w:rsidP="00A675A2">
      <w:pPr>
        <w:ind w:left="810" w:right="860"/>
      </w:pPr>
    </w:p>
    <w:p w14:paraId="70D535D8" w14:textId="77777777" w:rsidR="00C06E03" w:rsidRDefault="00C06E03" w:rsidP="00A675A2">
      <w:pPr>
        <w:pStyle w:val="Heading1"/>
        <w:ind w:left="810" w:right="860"/>
      </w:pPr>
      <w:r w:rsidRPr="00C66811">
        <w:t>CRR 08: Admissions</w:t>
      </w:r>
      <w:bookmarkEnd w:id="82"/>
    </w:p>
    <w:p w14:paraId="3E7F9302" w14:textId="318D3A1C" w:rsidR="00C06E03" w:rsidRPr="00934214" w:rsidRDefault="00C06E03" w:rsidP="00A675A2">
      <w:pPr>
        <w:spacing w:after="240" w:line="240" w:lineRule="auto"/>
        <w:ind w:left="810" w:right="860"/>
      </w:pPr>
      <w:r w:rsidRPr="007E6AF2">
        <w:rPr>
          <w:b/>
          <w:bCs/>
          <w:sz w:val="26"/>
          <w:szCs w:val="26"/>
        </w:rPr>
        <w:t>Applicable Requirements:</w:t>
      </w:r>
      <w:r>
        <w:t xml:space="preserve"> </w:t>
      </w:r>
      <w:r w:rsidRPr="00934214">
        <w:t xml:space="preserve">34 </w:t>
      </w:r>
      <w:r w:rsidRPr="00AD1720">
        <w:rPr>
          <w:rPrChange w:id="84" w:author="Murjani McTier" w:date="2025-11-21T20:25:00Z" w16du:dateUtc="2025-11-22T04:25:00Z">
            <w:rPr>
              <w:i/>
              <w:iCs/>
            </w:rPr>
          </w:rPrChange>
        </w:rPr>
        <w:t>CFR</w:t>
      </w:r>
      <w:r w:rsidRPr="00AD1720">
        <w:t xml:space="preserve"> </w:t>
      </w:r>
      <w:r w:rsidRPr="00934214">
        <w:t>Section</w:t>
      </w:r>
      <w:r>
        <w:t>s</w:t>
      </w:r>
      <w:r w:rsidRPr="00934214">
        <w:t xml:space="preserve"> 104.10</w:t>
      </w:r>
      <w:r>
        <w:t xml:space="preserve">, </w:t>
      </w:r>
      <w:r w:rsidRPr="00934214">
        <w:t>104.43(c)</w:t>
      </w:r>
      <w:r>
        <w:t xml:space="preserve">, and </w:t>
      </w:r>
      <w:ins w:id="85" w:author="Murjani McTier" w:date="2025-11-21T16:05:00Z" w16du:dateUtc="2025-11-22T00:05:00Z">
        <w:r w:rsidR="00170C08">
          <w:t xml:space="preserve">34 CFR </w:t>
        </w:r>
      </w:ins>
      <w:r w:rsidRPr="00934214">
        <w:t>Appendix B to Part 100 IV.K.</w:t>
      </w:r>
      <w:r>
        <w:t xml:space="preserve"> and</w:t>
      </w:r>
      <w:ins w:id="86" w:author="Murjani McTier" w:date="2025-11-21T16:06:00Z" w16du:dateUtc="2025-11-22T00:06:00Z">
        <w:r w:rsidR="00170C08">
          <w:t xml:space="preserve"> 34 CFR </w:t>
        </w:r>
        <w:r w:rsidR="00170C08" w:rsidRPr="00934214">
          <w:t xml:space="preserve">Appendix B to Part 100 </w:t>
        </w:r>
      </w:ins>
      <w:del w:id="87" w:author="Murjani McTier" w:date="2025-11-21T16:06:00Z" w16du:dateUtc="2025-11-22T00:06:00Z">
        <w:r w:rsidDel="00170C08">
          <w:delText xml:space="preserve"> </w:delText>
        </w:r>
      </w:del>
      <w:r w:rsidRPr="00934214">
        <w:t>IV.N.</w:t>
      </w:r>
    </w:p>
    <w:p w14:paraId="3F37912A" w14:textId="77777777" w:rsidR="00C06E03" w:rsidRDefault="00C06E03" w:rsidP="00A675A2">
      <w:pPr>
        <w:spacing w:after="240"/>
        <w:ind w:left="810" w:right="860"/>
      </w:pPr>
      <w:r w:rsidRPr="00934214">
        <w:t xml:space="preserve">Recipients may not judge candidates for admission to vocational education programs on the basis of criteria that have the effect of disproportionately excluding persons of a particular race, color, national origin, sex, or handicap. However, if a recipient can demonstrate that such criteria have been validated as essential to participation in a given program and that alternative, equally valid criteria that do not have such a disproportionate adverse effect are unavailable, the criteria will be judged nondiscriminatory. Examples of admissions criteria that must meet this test are past academic performance, record of disciplinary infractions, counselors' approval, teachers' recommendations, interest inventories, high school diplomas and standardized tests, such as the Test of Adult Basic Education (TABE). </w:t>
      </w:r>
    </w:p>
    <w:p w14:paraId="51C8BF24" w14:textId="77777777" w:rsidR="00C06E03" w:rsidRDefault="00C06E03" w:rsidP="00A675A2">
      <w:pPr>
        <w:spacing w:after="240"/>
        <w:ind w:left="810" w:right="860"/>
      </w:pPr>
      <w:r w:rsidRPr="00934214">
        <w:t>An introductory, preliminary, or exploratory course may not be established as a prerequisite for admission to a program unless the course has been and is available without regard to race, color, national origin, sex, and handicap. However, a course that was formerly only available on a discriminatory basis may be made a prerequisite for admission to a program if the recipient can demonstrate that: (a) The course is essential to participation in the program;</w:t>
      </w:r>
      <w:r>
        <w:t xml:space="preserve"> </w:t>
      </w:r>
      <w:r w:rsidRPr="00934214">
        <w:rPr>
          <w:i/>
          <w:iCs/>
        </w:rPr>
        <w:t>and</w:t>
      </w:r>
      <w:r w:rsidRPr="00934214">
        <w:t xml:space="preserve"> (b) the course is presently available to those seeking enrollment for the first time and to those formerly excluded. </w:t>
      </w:r>
    </w:p>
    <w:p w14:paraId="1D599B7A" w14:textId="77777777" w:rsidR="00C06E03" w:rsidRDefault="00C06E03" w:rsidP="00A675A2">
      <w:pPr>
        <w:ind w:left="810" w:right="860"/>
      </w:pPr>
      <w:r w:rsidRPr="00934214">
        <w:t>A recipient must not deny access to CTE and academic programs or courses to students with a disability on the basis that employment opportunities in any occupation or profession may be more limited for disabled persons than for nondisabled persons.</w:t>
      </w:r>
    </w:p>
    <w:p w14:paraId="11AE512B" w14:textId="77777777" w:rsidR="00C06E03" w:rsidRPr="007A0390" w:rsidRDefault="00C06E03" w:rsidP="00A675A2">
      <w:pPr>
        <w:pStyle w:val="Heading2"/>
        <w:ind w:left="810" w:right="860"/>
      </w:pPr>
      <w:r w:rsidRPr="007A0390">
        <w:t>Summary of Findings and Analysis:</w:t>
      </w:r>
    </w:p>
    <w:p w14:paraId="676C9AC9"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C7B0BC0" w14:textId="77777777" w:rsidR="00C06E03" w:rsidRPr="007A0390" w:rsidRDefault="00C06E03" w:rsidP="00A675A2">
      <w:pPr>
        <w:pStyle w:val="Heading2"/>
        <w:ind w:left="810" w:right="860"/>
      </w:pPr>
      <w:r w:rsidRPr="007A0390">
        <w:t>Required Corrective Action(s):</w:t>
      </w:r>
    </w:p>
    <w:p w14:paraId="277EB2D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29EF59C" w14:textId="77777777" w:rsidR="00C06E03" w:rsidRPr="007A0390" w:rsidRDefault="00C06E03" w:rsidP="00A675A2">
      <w:pPr>
        <w:pStyle w:val="Heading2"/>
        <w:ind w:left="810" w:right="860"/>
      </w:pPr>
      <w:r w:rsidRPr="007A0390">
        <w:lastRenderedPageBreak/>
        <w:t>Observation:</w:t>
      </w:r>
    </w:p>
    <w:p w14:paraId="67413AE9"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1CDECFAE" w14:textId="77777777" w:rsidR="00C06E03" w:rsidRPr="00D30504" w:rsidRDefault="00C06E03" w:rsidP="00A675A2">
      <w:pPr>
        <w:ind w:left="810" w:right="860"/>
      </w:pPr>
    </w:p>
    <w:p w14:paraId="4C7DE34C" w14:textId="77777777" w:rsidR="00C06E03" w:rsidRDefault="00C06E03" w:rsidP="00A675A2">
      <w:pPr>
        <w:pStyle w:val="Heading1"/>
        <w:ind w:left="810" w:right="860"/>
      </w:pPr>
      <w:bookmarkStart w:id="88" w:name="_Toc133924272"/>
      <w:r w:rsidRPr="00C66811">
        <w:t>CRR 09: Student Eligibility</w:t>
      </w:r>
      <w:bookmarkEnd w:id="88"/>
    </w:p>
    <w:p w14:paraId="1485AE9B" w14:textId="77777777" w:rsidR="00C06E03" w:rsidRDefault="00C06E03" w:rsidP="00A675A2">
      <w:pPr>
        <w:ind w:left="810" w:right="860"/>
      </w:pPr>
      <w:r w:rsidRPr="007E6AF2">
        <w:rPr>
          <w:b/>
          <w:bCs/>
          <w:sz w:val="26"/>
          <w:szCs w:val="26"/>
        </w:rPr>
        <w:t>Applicable Requirements:</w:t>
      </w:r>
      <w:r>
        <w:t xml:space="preserve"> </w:t>
      </w:r>
      <w:r w:rsidRPr="00C40425">
        <w:t xml:space="preserve">34 </w:t>
      </w:r>
      <w:r w:rsidRPr="00AD1720">
        <w:rPr>
          <w:rPrChange w:id="89" w:author="Murjani McTier" w:date="2025-11-21T20:25:00Z" w16du:dateUtc="2025-11-22T04:25:00Z">
            <w:rPr>
              <w:i/>
              <w:iCs/>
            </w:rPr>
          </w:rPrChange>
        </w:rPr>
        <w:t>CFR</w:t>
      </w:r>
      <w:r w:rsidRPr="00AD1720">
        <w:t xml:space="preserve"> </w:t>
      </w:r>
      <w:r w:rsidRPr="00C40425">
        <w:t>Appendix B to Part 100 IV.A.</w:t>
      </w:r>
    </w:p>
    <w:p w14:paraId="67883B89" w14:textId="77777777" w:rsidR="00C06E03" w:rsidRDefault="00C06E03" w:rsidP="00A675A2">
      <w:pPr>
        <w:ind w:left="810" w:right="860"/>
      </w:pPr>
      <w:r w:rsidRPr="00C40425">
        <w:t>Recipients may not develop, impose, maintain, approve, or implement student admission eligibility criteria to CTE schools, facilities, and programs that discriminates on the basis of race, color, national origin, sex, or disability.</w:t>
      </w:r>
    </w:p>
    <w:p w14:paraId="7060DEB1" w14:textId="77777777" w:rsidR="00C06E03" w:rsidRPr="007A0390" w:rsidRDefault="00C06E03" w:rsidP="00A675A2">
      <w:pPr>
        <w:pStyle w:val="Heading2"/>
        <w:ind w:left="810" w:right="860"/>
      </w:pPr>
      <w:r w:rsidRPr="007A0390">
        <w:t>Summary of Findings and Analysis:</w:t>
      </w:r>
    </w:p>
    <w:p w14:paraId="4F4C2A08"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7F546F4" w14:textId="77777777" w:rsidR="00C06E03" w:rsidRPr="007A0390" w:rsidRDefault="00C06E03" w:rsidP="00A675A2">
      <w:pPr>
        <w:pStyle w:val="Heading2"/>
        <w:ind w:left="810" w:right="860"/>
      </w:pPr>
      <w:r w:rsidRPr="007A0390">
        <w:t>Required Corrective Action(s):</w:t>
      </w:r>
    </w:p>
    <w:p w14:paraId="57AFD48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0F785F37" w14:textId="77777777" w:rsidR="00C06E03" w:rsidRPr="007A0390" w:rsidRDefault="00C06E03" w:rsidP="00A675A2">
      <w:pPr>
        <w:pStyle w:val="Heading2"/>
        <w:ind w:left="810" w:right="860"/>
      </w:pPr>
      <w:r w:rsidRPr="007A0390">
        <w:t>Observation:</w:t>
      </w:r>
    </w:p>
    <w:p w14:paraId="17E9683F"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58B754D1" w14:textId="77777777" w:rsidR="00C06E03" w:rsidRPr="00C66811" w:rsidRDefault="00C06E03" w:rsidP="00A675A2">
      <w:pPr>
        <w:ind w:left="810" w:right="860"/>
      </w:pPr>
    </w:p>
    <w:p w14:paraId="7050F341" w14:textId="77777777" w:rsidR="00C06E03" w:rsidRDefault="00C06E03" w:rsidP="00A675A2">
      <w:pPr>
        <w:pStyle w:val="Heading1"/>
        <w:ind w:left="810" w:right="860"/>
      </w:pPr>
      <w:r w:rsidRPr="00C66811">
        <w:t>CRR</w:t>
      </w:r>
      <w:bookmarkStart w:id="90" w:name="_Toc133924274"/>
      <w:r w:rsidRPr="00C66811">
        <w:t xml:space="preserve"> 10: Residency</w:t>
      </w:r>
      <w:bookmarkEnd w:id="90"/>
    </w:p>
    <w:p w14:paraId="6C90F18E" w14:textId="77777777" w:rsidR="00C06E03" w:rsidRDefault="00C06E03" w:rsidP="00A675A2">
      <w:pPr>
        <w:ind w:left="810" w:right="860"/>
      </w:pPr>
      <w:r w:rsidRPr="007E6AF2">
        <w:rPr>
          <w:b/>
          <w:bCs/>
          <w:sz w:val="26"/>
          <w:szCs w:val="26"/>
        </w:rPr>
        <w:t>Applicable Requirements:</w:t>
      </w:r>
      <w:r>
        <w:t xml:space="preserve"> </w:t>
      </w:r>
      <w:r w:rsidRPr="00AD1720">
        <w:t xml:space="preserve">34 </w:t>
      </w:r>
      <w:r w:rsidRPr="00AD1720">
        <w:rPr>
          <w:rPrChange w:id="91" w:author="Murjani McTier" w:date="2025-11-21T20:25:00Z" w16du:dateUtc="2025-11-22T04:25:00Z">
            <w:rPr>
              <w:i/>
              <w:iCs/>
            </w:rPr>
          </w:rPrChange>
        </w:rPr>
        <w:t>CFR</w:t>
      </w:r>
      <w:r w:rsidRPr="00AD1720">
        <w:t xml:space="preserve"> Appendix</w:t>
      </w:r>
      <w:r>
        <w:t xml:space="preserve"> B to Part 100 IV.C.</w:t>
      </w:r>
    </w:p>
    <w:p w14:paraId="0F8FD8FD" w14:textId="77777777" w:rsidR="00C06E03" w:rsidRDefault="00C06E03" w:rsidP="00A675A2">
      <w:pPr>
        <w:ind w:left="810" w:right="860"/>
      </w:pPr>
      <w:r w:rsidRPr="00042667">
        <w:t>A recipient may not establish, approve, or maintain geographic boundaries for a CTE service area or attendance zone that unlawfully excludes students on the basis of race, color, or national origin.</w:t>
      </w:r>
    </w:p>
    <w:p w14:paraId="1C8413E4" w14:textId="77777777" w:rsidR="00C06E03" w:rsidRPr="007A0390" w:rsidRDefault="00C06E03" w:rsidP="00A675A2">
      <w:pPr>
        <w:pStyle w:val="Heading2"/>
        <w:ind w:left="810" w:right="860"/>
      </w:pPr>
      <w:r w:rsidRPr="007A0390">
        <w:t>Summary of Findings and Analysis:</w:t>
      </w:r>
    </w:p>
    <w:p w14:paraId="11FBCB3A"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03B028CC" w14:textId="77777777" w:rsidR="00C06E03" w:rsidRPr="007A0390" w:rsidRDefault="00C06E03" w:rsidP="00A675A2">
      <w:pPr>
        <w:pStyle w:val="Heading2"/>
        <w:ind w:left="810" w:right="860"/>
      </w:pPr>
      <w:r w:rsidRPr="007A0390">
        <w:t>Required Corrective Action(s):</w:t>
      </w:r>
    </w:p>
    <w:p w14:paraId="1819BA7B"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2E13C625" w14:textId="77777777" w:rsidR="00C06E03" w:rsidRPr="007A0390" w:rsidRDefault="00C06E03" w:rsidP="00A675A2">
      <w:pPr>
        <w:pStyle w:val="Heading2"/>
        <w:ind w:left="810" w:right="860"/>
      </w:pPr>
      <w:r w:rsidRPr="007A0390">
        <w:lastRenderedPageBreak/>
        <w:t>Observation:</w:t>
      </w:r>
    </w:p>
    <w:p w14:paraId="47A53B87"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07D865E7" w14:textId="77777777" w:rsidR="00C06E03" w:rsidRPr="00D30504" w:rsidRDefault="00C06E03" w:rsidP="00A675A2">
      <w:pPr>
        <w:ind w:left="810" w:right="860"/>
      </w:pPr>
    </w:p>
    <w:p w14:paraId="28E98BD3" w14:textId="77777777" w:rsidR="00C06E03" w:rsidRDefault="00C06E03" w:rsidP="00A675A2">
      <w:pPr>
        <w:pStyle w:val="Heading1"/>
        <w:ind w:left="810" w:right="860"/>
      </w:pPr>
      <w:bookmarkStart w:id="92" w:name="_Toc133924278"/>
      <w:r w:rsidRPr="00C66811">
        <w:t>CRR 11: Limited English Learner Admissions</w:t>
      </w:r>
      <w:bookmarkEnd w:id="92"/>
    </w:p>
    <w:p w14:paraId="22A5F911" w14:textId="77777777" w:rsidR="00C06E03" w:rsidRDefault="00C06E03" w:rsidP="00A675A2">
      <w:pPr>
        <w:ind w:left="810" w:right="860"/>
        <w:contextualSpacing/>
      </w:pPr>
      <w:r w:rsidRPr="007E6AF2">
        <w:rPr>
          <w:b/>
          <w:bCs/>
          <w:sz w:val="26"/>
          <w:szCs w:val="26"/>
        </w:rPr>
        <w:t>Applicable Requirements:</w:t>
      </w:r>
      <w:r>
        <w:t xml:space="preserve"> </w:t>
      </w:r>
      <w:r w:rsidRPr="00AD1720">
        <w:t xml:space="preserve">34 </w:t>
      </w:r>
      <w:r w:rsidRPr="00AD1720">
        <w:rPr>
          <w:rPrChange w:id="93" w:author="Murjani McTier" w:date="2025-11-21T20:25:00Z" w16du:dateUtc="2025-11-22T04:25:00Z">
            <w:rPr>
              <w:i/>
              <w:iCs/>
            </w:rPr>
          </w:rPrChange>
        </w:rPr>
        <w:t>CFR</w:t>
      </w:r>
      <w:r w:rsidRPr="00AD1720">
        <w:t xml:space="preserve"> Appendix</w:t>
      </w:r>
      <w:r>
        <w:t xml:space="preserve"> B to Part 100 IV.L.</w:t>
      </w:r>
    </w:p>
    <w:p w14:paraId="5450CBBB" w14:textId="77777777" w:rsidR="00C06E03" w:rsidRDefault="00C06E03" w:rsidP="00A675A2">
      <w:pPr>
        <w:pStyle w:val="NoSpacing"/>
        <w:spacing w:after="240"/>
        <w:ind w:left="810" w:right="860"/>
      </w:pPr>
      <w:r>
        <w:t xml:space="preserve">Recipients may not restrict admission to CTE programs because the applicant, as a member of a national origin minority group with limited English language skills, cannot participate in and benefit from CTE to the same extent as students whose primary language is English. </w:t>
      </w:r>
    </w:p>
    <w:p w14:paraId="3AA49482" w14:textId="77777777" w:rsidR="00C06E03" w:rsidRDefault="00C06E03" w:rsidP="00A675A2">
      <w:pPr>
        <w:pStyle w:val="NoSpacing"/>
        <w:spacing w:after="240"/>
        <w:ind w:left="810" w:right="860"/>
      </w:pPr>
      <w:r>
        <w:t xml:space="preserve">It is the responsibility of the recipient to identify such applicants and assess their ability to participate in vocational instruction. Acceptable methods of identification include: (1) Identification by administrative staff, teachers, or parents of secondary level students; (2) identification by the student in postsecondary or adult programs; and (3) appropriate diagnostic procedures, if necessary. </w:t>
      </w:r>
    </w:p>
    <w:p w14:paraId="56E21551" w14:textId="77777777" w:rsidR="00C06E03" w:rsidRDefault="00C06E03" w:rsidP="00A675A2">
      <w:pPr>
        <w:ind w:left="810" w:right="860"/>
      </w:pPr>
      <w:r>
        <w:t>Recipients must take steps to open all vocational programs to these national origin minority students. A recipient must demonstrate that a concentration of students with limited English language skills in one or a few programs is not the result of discriminatory limitations upon the opportunities are available to such students.</w:t>
      </w:r>
    </w:p>
    <w:p w14:paraId="3A58B951" w14:textId="77777777" w:rsidR="00C06E03" w:rsidRPr="007A0390" w:rsidRDefault="00C06E03" w:rsidP="00A675A2">
      <w:pPr>
        <w:pStyle w:val="Heading2"/>
        <w:ind w:left="810" w:right="860"/>
      </w:pPr>
      <w:r w:rsidRPr="007A0390">
        <w:t>Summary of Findings and Analysis:</w:t>
      </w:r>
    </w:p>
    <w:p w14:paraId="78CA19AF"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C4856CA" w14:textId="77777777" w:rsidR="00C06E03" w:rsidRPr="007A0390" w:rsidRDefault="00C06E03" w:rsidP="00A675A2">
      <w:pPr>
        <w:pStyle w:val="Heading2"/>
        <w:ind w:left="810" w:right="860"/>
      </w:pPr>
      <w:r w:rsidRPr="007A0390">
        <w:t>Required Corrective Action(s):</w:t>
      </w:r>
    </w:p>
    <w:p w14:paraId="7E368C46"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0DB0543E" w14:textId="77777777" w:rsidR="00C06E03" w:rsidRPr="007A0390" w:rsidRDefault="00C06E03" w:rsidP="00A675A2">
      <w:pPr>
        <w:pStyle w:val="Heading2"/>
        <w:ind w:left="810" w:right="860"/>
      </w:pPr>
      <w:r w:rsidRPr="007A0390">
        <w:t>Observation:</w:t>
      </w:r>
    </w:p>
    <w:p w14:paraId="409C76E9"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48B0A404" w14:textId="77777777" w:rsidR="00C06E03" w:rsidRPr="00D30504" w:rsidRDefault="00C06E03" w:rsidP="00A675A2">
      <w:pPr>
        <w:ind w:left="810" w:right="860"/>
      </w:pPr>
    </w:p>
    <w:p w14:paraId="4D8A9ED0" w14:textId="77777777" w:rsidR="00C06E03" w:rsidRDefault="00C06E03" w:rsidP="00A675A2">
      <w:pPr>
        <w:pStyle w:val="Heading1"/>
        <w:ind w:left="810" w:right="860"/>
      </w:pPr>
      <w:bookmarkStart w:id="94" w:name="_Toc133924284"/>
      <w:r w:rsidRPr="00C66811">
        <w:t>CRR 12: Counseling</w:t>
      </w:r>
      <w:bookmarkEnd w:id="94"/>
    </w:p>
    <w:p w14:paraId="59FB670E" w14:textId="404DFF31" w:rsidR="00C06E03" w:rsidRDefault="00C06E03" w:rsidP="00A675A2">
      <w:pPr>
        <w:ind w:left="810" w:right="860"/>
        <w:rPr>
          <w:spacing w:val="-1"/>
        </w:rPr>
      </w:pPr>
      <w:r w:rsidRPr="007E6AF2">
        <w:rPr>
          <w:b/>
          <w:bCs/>
          <w:sz w:val="26"/>
          <w:szCs w:val="26"/>
        </w:rPr>
        <w:t>Applicable Requirements:</w:t>
      </w:r>
      <w:r>
        <w:t xml:space="preserve"> </w:t>
      </w:r>
      <w:r w:rsidRPr="00AD1720">
        <w:t xml:space="preserve">28 </w:t>
      </w:r>
      <w:r w:rsidRPr="00AD1720">
        <w:rPr>
          <w:rPrChange w:id="95" w:author="Murjani McTier" w:date="2025-11-21T20:26:00Z" w16du:dateUtc="2025-11-22T04:26:00Z">
            <w:rPr>
              <w:i/>
              <w:iCs/>
            </w:rPr>
          </w:rPrChange>
        </w:rPr>
        <w:t>CFR</w:t>
      </w:r>
      <w:r w:rsidRPr="00AD1720">
        <w:t xml:space="preserve"> Section 35.130; 34 </w:t>
      </w:r>
      <w:r w:rsidRPr="00AD1720">
        <w:rPr>
          <w:rPrChange w:id="96" w:author="Murjani McTier" w:date="2025-11-21T20:26:00Z" w16du:dateUtc="2025-11-22T04:26:00Z">
            <w:rPr>
              <w:i/>
              <w:iCs/>
            </w:rPr>
          </w:rPrChange>
        </w:rPr>
        <w:t>CFR</w:t>
      </w:r>
      <w:r w:rsidRPr="00AD1720">
        <w:t xml:space="preserve"> Sections </w:t>
      </w:r>
      <w:ins w:id="97" w:author="Murjani McTier" w:date="2025-11-21T16:54:00Z" w16du:dateUtc="2025-11-22T00:54:00Z">
        <w:r w:rsidR="00EF3067" w:rsidRPr="00AD1720">
          <w:t xml:space="preserve">104.34, </w:t>
        </w:r>
      </w:ins>
      <w:r w:rsidRPr="00AD1720">
        <w:t>104.34(a) and 104.34(c)</w:t>
      </w:r>
      <w:ins w:id="98" w:author="Murjani McTier" w:date="2025-11-21T16:54:00Z" w16du:dateUtc="2025-11-22T00:54:00Z">
        <w:r w:rsidR="00EF3067" w:rsidRPr="00AD1720">
          <w:t>;</w:t>
        </w:r>
      </w:ins>
      <w:del w:id="99" w:author="Murjani McTier" w:date="2025-11-21T16:54:00Z" w16du:dateUtc="2025-11-22T00:54:00Z">
        <w:r w:rsidRPr="00AD1720" w:rsidDel="00EF3067">
          <w:delText>,</w:delText>
        </w:r>
      </w:del>
      <w:r w:rsidRPr="00AD1720">
        <w:t xml:space="preserve"> </w:t>
      </w:r>
      <w:ins w:id="100" w:author="Murjani McTier" w:date="2025-11-21T16:55:00Z" w16du:dateUtc="2025-11-22T00:55:00Z">
        <w:r w:rsidR="00EF3067" w:rsidRPr="00AD1720">
          <w:t xml:space="preserve">34 </w:t>
        </w:r>
        <w:r w:rsidR="00EF3067" w:rsidRPr="00AD1720">
          <w:rPr>
            <w:rPrChange w:id="101" w:author="Murjani McTier" w:date="2025-11-21T20:26:00Z" w16du:dateUtc="2025-11-22T04:26:00Z">
              <w:rPr>
                <w:i/>
                <w:iCs/>
              </w:rPr>
            </w:rPrChange>
          </w:rPr>
          <w:t>CFR</w:t>
        </w:r>
        <w:r w:rsidR="00EF3067" w:rsidRPr="00AD1720">
          <w:t xml:space="preserve"> Section </w:t>
        </w:r>
      </w:ins>
      <w:r w:rsidRPr="00AD1720">
        <w:t>104.4(a)</w:t>
      </w:r>
      <w:ins w:id="102" w:author="Murjani McTier" w:date="2025-11-21T16:56:00Z" w16du:dateUtc="2025-11-22T00:56:00Z">
        <w:r w:rsidR="00EF3067" w:rsidRPr="00AD1720">
          <w:t>:</w:t>
        </w:r>
      </w:ins>
      <w:del w:id="103" w:author="Murjani McTier" w:date="2025-11-21T16:55:00Z" w16du:dateUtc="2025-11-22T00:55:00Z">
        <w:r w:rsidRPr="00AD1720" w:rsidDel="00EF3067">
          <w:delText>,</w:delText>
        </w:r>
      </w:del>
      <w:r w:rsidRPr="00AD1720">
        <w:t xml:space="preserve"> </w:t>
      </w:r>
      <w:ins w:id="104" w:author="Murjani McTier" w:date="2025-11-21T16:56:00Z" w16du:dateUtc="2025-11-22T00:56:00Z">
        <w:r w:rsidR="00EF3067" w:rsidRPr="00AD1720">
          <w:t xml:space="preserve">34 </w:t>
        </w:r>
        <w:r w:rsidR="00EF3067" w:rsidRPr="00AD1720">
          <w:rPr>
            <w:rPrChange w:id="105" w:author="Murjani McTier" w:date="2025-11-21T20:26:00Z" w16du:dateUtc="2025-11-22T04:26:00Z">
              <w:rPr>
                <w:i/>
                <w:iCs/>
              </w:rPr>
            </w:rPrChange>
          </w:rPr>
          <w:t>CFR</w:t>
        </w:r>
        <w:r w:rsidR="00EF3067" w:rsidRPr="00AD1720">
          <w:t xml:space="preserve"> Section </w:t>
        </w:r>
      </w:ins>
      <w:r w:rsidRPr="00AD1720">
        <w:t>104.47(b)</w:t>
      </w:r>
      <w:ins w:id="106" w:author="Murjani McTier" w:date="2025-11-21T16:56:00Z" w16du:dateUtc="2025-11-22T00:56:00Z">
        <w:r w:rsidR="00EF3067" w:rsidRPr="00AD1720">
          <w:t>;</w:t>
        </w:r>
      </w:ins>
      <w:del w:id="107" w:author="Murjani McTier" w:date="2025-11-21T16:56:00Z" w16du:dateUtc="2025-11-22T00:56:00Z">
        <w:r w:rsidRPr="00AD1720" w:rsidDel="00EF3067">
          <w:delText>,</w:delText>
        </w:r>
      </w:del>
      <w:r w:rsidRPr="00AD1720">
        <w:t xml:space="preserve"> </w:t>
      </w:r>
      <w:ins w:id="108" w:author="Murjani McTier" w:date="2025-11-21T16:56:00Z" w16du:dateUtc="2025-11-22T00:56:00Z">
        <w:r w:rsidR="00EF3067" w:rsidRPr="00AD1720">
          <w:t xml:space="preserve">34 </w:t>
        </w:r>
        <w:r w:rsidR="00EF3067" w:rsidRPr="00AD1720">
          <w:rPr>
            <w:rPrChange w:id="109" w:author="Murjani McTier" w:date="2025-11-21T20:26:00Z" w16du:dateUtc="2025-11-22T04:26:00Z">
              <w:rPr>
                <w:i/>
                <w:iCs/>
              </w:rPr>
            </w:rPrChange>
          </w:rPr>
          <w:t>CFR</w:t>
        </w:r>
        <w:r w:rsidR="00EF3067" w:rsidRPr="00AD1720">
          <w:t xml:space="preserve"> Section </w:t>
        </w:r>
      </w:ins>
      <w:r w:rsidRPr="00AD1720">
        <w:lastRenderedPageBreak/>
        <w:t xml:space="preserve">106.21(a), </w:t>
      </w:r>
      <w:del w:id="110" w:author="Murjani McTier" w:date="2025-11-21T16:56:00Z" w16du:dateUtc="2025-11-22T00:56:00Z">
        <w:r w:rsidRPr="00AD1720" w:rsidDel="00EF3067">
          <w:delText>106.21</w:delText>
        </w:r>
      </w:del>
      <w:r w:rsidRPr="00AD1720">
        <w:t>(b)</w:t>
      </w:r>
      <w:ins w:id="111" w:author="Murjani McTier" w:date="2025-11-21T16:57:00Z" w16du:dateUtc="2025-11-22T00:57:00Z">
        <w:r w:rsidR="00EF3067" w:rsidRPr="00AD1720">
          <w:t>;</w:t>
        </w:r>
      </w:ins>
      <w:del w:id="112" w:author="Murjani McTier" w:date="2025-11-21T16:57:00Z" w16du:dateUtc="2025-11-22T00:57:00Z">
        <w:r w:rsidRPr="00AD1720" w:rsidDel="00EF3067">
          <w:delText>,</w:delText>
        </w:r>
      </w:del>
      <w:r w:rsidRPr="00AD1720">
        <w:t xml:space="preserve"> </w:t>
      </w:r>
      <w:ins w:id="113" w:author="Murjani McTier" w:date="2025-11-21T16:57:00Z" w16du:dateUtc="2025-11-22T00:57:00Z">
        <w:r w:rsidR="008D4375" w:rsidRPr="00AD1720">
          <w:t xml:space="preserve">34 </w:t>
        </w:r>
        <w:r w:rsidR="008D4375" w:rsidRPr="00AD1720">
          <w:rPr>
            <w:rPrChange w:id="114" w:author="Murjani McTier" w:date="2025-11-21T20:26:00Z" w16du:dateUtc="2025-11-22T04:26:00Z">
              <w:rPr>
                <w:i/>
                <w:iCs/>
              </w:rPr>
            </w:rPrChange>
          </w:rPr>
          <w:t>CFR</w:t>
        </w:r>
        <w:r w:rsidR="008D4375" w:rsidRPr="00AD1720">
          <w:t xml:space="preserve"> Section </w:t>
        </w:r>
      </w:ins>
      <w:r w:rsidRPr="00AD1720">
        <w:t>106.34,106.36 (a)</w:t>
      </w:r>
      <w:del w:id="115" w:author="Murjani McTier" w:date="2025-11-21T16:57:00Z" w16du:dateUtc="2025-11-22T00:57:00Z">
        <w:r w:rsidRPr="00AD1720" w:rsidDel="008D4375">
          <w:delText>,106.36</w:delText>
        </w:r>
      </w:del>
      <w:r w:rsidRPr="00AD1720">
        <w:t>(c), and Appendix B to Part 100 V.A</w:t>
      </w:r>
      <w:ins w:id="116" w:author="Murjani McTier" w:date="2025-11-21T16:53:00Z" w16du:dateUtc="2025-11-22T00:53:00Z">
        <w:r w:rsidR="00EF3067" w:rsidRPr="00AD1720">
          <w:t>.</w:t>
        </w:r>
      </w:ins>
      <w:r w:rsidRPr="00AD1720">
        <w:t>, V.B</w:t>
      </w:r>
      <w:ins w:id="117" w:author="Murjani McTier" w:date="2025-11-21T16:53:00Z" w16du:dateUtc="2025-11-22T00:53:00Z">
        <w:r w:rsidR="00EF3067" w:rsidRPr="00AD1720">
          <w:t>.</w:t>
        </w:r>
      </w:ins>
      <w:r w:rsidRPr="00AD1720">
        <w:t xml:space="preserve"> and V.D.</w:t>
      </w:r>
    </w:p>
    <w:p w14:paraId="1CAD6798" w14:textId="77777777" w:rsidR="00C06E03" w:rsidRDefault="00C06E03" w:rsidP="00A675A2">
      <w:pPr>
        <w:ind w:left="810" w:right="860"/>
      </w:pPr>
      <w:r>
        <w:t xml:space="preserve">Recipients must ensure that their counseling materials and activities (including student program selection and career/employment selection), promotional, and recruitment efforts do not discriminate on the basis of race, color, national origin, sex, or disability. </w:t>
      </w:r>
    </w:p>
    <w:p w14:paraId="436BEE16" w14:textId="77777777" w:rsidR="00C06E03" w:rsidRDefault="00C06E03" w:rsidP="00A675A2">
      <w:pPr>
        <w:ind w:left="810" w:right="860"/>
      </w:pPr>
      <w:r>
        <w:t>Recipients that operate CTE programs must ensure that counselors do not direct or urge any student to enroll in a particular career or program, or measure or predict a student’s prospects for success in any career or program based upon the student’s race, color, national origin, sex, or disability. Recipients may not counsel students with disabilities toward more restrictive career objectives than nondisabled students with similar abilities and interests. If a vocational program disproportionately enrolls m</w:t>
      </w:r>
      <w:r w:rsidRPr="00A40D82">
        <w:t>ale or female students, minority or nonminority students, or disabled students, recipients must take steps to ensu</w:t>
      </w:r>
      <w:r w:rsidRPr="00CA1B42">
        <w:t>re that the disproportion does not result from unlawful discrimin</w:t>
      </w:r>
      <w:r w:rsidRPr="00145CB1">
        <w:t>ation in counseling activities.</w:t>
      </w:r>
      <w:r w:rsidRPr="002B106D">
        <w:t xml:space="preserve"> </w:t>
      </w:r>
    </w:p>
    <w:p w14:paraId="1E99A0DB" w14:textId="77777777" w:rsidR="00C06E03" w:rsidRDefault="00C06E03" w:rsidP="00A675A2">
      <w:pPr>
        <w:ind w:left="810" w:right="860"/>
      </w:pPr>
      <w:r>
        <w:t>Districts and schools must ensure that counselors can effectively communicate with students with limited English proficiency and with students with sensory impairments.</w:t>
      </w:r>
    </w:p>
    <w:p w14:paraId="06BCA364" w14:textId="77777777" w:rsidR="00C06E03" w:rsidRPr="007A0390" w:rsidRDefault="00C06E03" w:rsidP="00A675A2">
      <w:pPr>
        <w:pStyle w:val="Heading2"/>
        <w:ind w:left="810" w:right="860"/>
      </w:pPr>
      <w:r w:rsidRPr="007A0390">
        <w:t>Summary of Findings and Analysis:</w:t>
      </w:r>
    </w:p>
    <w:p w14:paraId="0DD4DECA"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A73AC59" w14:textId="77777777" w:rsidR="00C06E03" w:rsidRPr="007A0390" w:rsidRDefault="00C06E03" w:rsidP="00A675A2">
      <w:pPr>
        <w:pStyle w:val="Heading2"/>
        <w:ind w:left="810" w:right="860"/>
      </w:pPr>
      <w:r w:rsidRPr="007A0390">
        <w:t>Required Corrective Action(s):</w:t>
      </w:r>
    </w:p>
    <w:p w14:paraId="02A7985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28B27ED" w14:textId="77777777" w:rsidR="00C06E03" w:rsidRPr="007A0390" w:rsidRDefault="00C06E03" w:rsidP="00A675A2">
      <w:pPr>
        <w:pStyle w:val="Heading2"/>
        <w:ind w:left="810" w:right="860"/>
      </w:pPr>
      <w:r w:rsidRPr="007A0390">
        <w:t>Observation:</w:t>
      </w:r>
    </w:p>
    <w:p w14:paraId="5F879A65"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3118EBE7" w14:textId="77777777" w:rsidR="00C06E03" w:rsidRPr="00C66811" w:rsidRDefault="00C06E03" w:rsidP="00A675A2">
      <w:pPr>
        <w:ind w:left="810" w:right="860"/>
      </w:pPr>
      <w:bookmarkStart w:id="118" w:name="_Toc133924292"/>
    </w:p>
    <w:p w14:paraId="6474ECC5" w14:textId="6268CE62" w:rsidR="00C06E03" w:rsidRDefault="00C06E03" w:rsidP="00A675A2">
      <w:pPr>
        <w:pStyle w:val="Heading1"/>
        <w:ind w:left="810" w:right="860"/>
      </w:pPr>
      <w:r w:rsidRPr="00C66811">
        <w:t>CRR 1</w:t>
      </w:r>
      <w:r w:rsidR="005334CF">
        <w:t>3</w:t>
      </w:r>
      <w:r w:rsidRPr="00C66811">
        <w:t>: Student Financial Assistance</w:t>
      </w:r>
      <w:bookmarkEnd w:id="118"/>
    </w:p>
    <w:p w14:paraId="74AC2AFD" w14:textId="240FA362" w:rsidR="00C06E03" w:rsidRDefault="00C06E03" w:rsidP="00A675A2">
      <w:pPr>
        <w:ind w:left="810" w:right="860"/>
      </w:pPr>
      <w:r w:rsidRPr="007E6AF2">
        <w:rPr>
          <w:b/>
          <w:bCs/>
          <w:sz w:val="26"/>
          <w:szCs w:val="26"/>
        </w:rPr>
        <w:t>Applicable Requirements:</w:t>
      </w:r>
      <w:bookmarkStart w:id="119" w:name="_Toc133924293"/>
      <w:r w:rsidRPr="00396C03">
        <w:t xml:space="preserve"> </w:t>
      </w:r>
      <w:r w:rsidRPr="00AD1720">
        <w:t xml:space="preserve">34 </w:t>
      </w:r>
      <w:r w:rsidRPr="00AD1720">
        <w:rPr>
          <w:rPrChange w:id="120" w:author="Murjani McTier" w:date="2025-11-21T20:26:00Z" w16du:dateUtc="2025-11-22T04:26:00Z">
            <w:rPr>
              <w:i/>
              <w:iCs/>
            </w:rPr>
          </w:rPrChange>
        </w:rPr>
        <w:t>CFR</w:t>
      </w:r>
      <w:r w:rsidRPr="00AD1720">
        <w:t xml:space="preserve"> Section</w:t>
      </w:r>
      <w:del w:id="121" w:author="Murjani McTier" w:date="2025-11-21T16:59:00Z" w16du:dateUtc="2025-11-22T00:59:00Z">
        <w:r w:rsidRPr="00AD1720" w:rsidDel="008D4375">
          <w:delText>s</w:delText>
        </w:r>
      </w:del>
      <w:r w:rsidRPr="00AD1720">
        <w:t xml:space="preserve"> 104.46(a), </w:t>
      </w:r>
      <w:ins w:id="122" w:author="Murjani McTier" w:date="2025-11-21T16:59:00Z" w16du:dateUtc="2025-11-22T00:59:00Z">
        <w:r w:rsidR="008D4375" w:rsidRPr="00AD1720">
          <w:t xml:space="preserve">34 </w:t>
        </w:r>
        <w:r w:rsidR="008D4375" w:rsidRPr="00AD1720">
          <w:rPr>
            <w:rPrChange w:id="123" w:author="Murjani McTier" w:date="2025-11-21T20:26:00Z" w16du:dateUtc="2025-11-22T04:26:00Z">
              <w:rPr>
                <w:i/>
                <w:iCs/>
              </w:rPr>
            </w:rPrChange>
          </w:rPr>
          <w:t>CFR</w:t>
        </w:r>
        <w:r w:rsidR="008D4375" w:rsidRPr="00AD1720">
          <w:t xml:space="preserve"> Section </w:t>
        </w:r>
      </w:ins>
      <w:r w:rsidRPr="00AD1720">
        <w:t>106.37(a</w:t>
      </w:r>
      <w:ins w:id="124" w:author="Murjani McTier" w:date="2025-11-21T16:58:00Z" w16du:dateUtc="2025-11-22T00:58:00Z">
        <w:r w:rsidR="008D4375" w:rsidRPr="00AD1720">
          <w:t xml:space="preserve"> -</w:t>
        </w:r>
      </w:ins>
      <w:del w:id="125" w:author="Murjani McTier" w:date="2025-11-21T16:58:00Z" w16du:dateUtc="2025-11-22T00:58:00Z">
        <w:r w:rsidRPr="00AD1720" w:rsidDel="008D4375">
          <w:delText>), 106.37(</w:delText>
        </w:r>
      </w:del>
      <w:r w:rsidRPr="00AD1720">
        <w:t>b) and Appendix B to Part 100 VI.B.</w:t>
      </w:r>
    </w:p>
    <w:p w14:paraId="0BFA1B8F" w14:textId="77777777" w:rsidR="00C06E03" w:rsidRDefault="00C06E03" w:rsidP="00A675A2">
      <w:pPr>
        <w:ind w:left="810" w:right="860"/>
      </w:pPr>
      <w:r>
        <w:t xml:space="preserve">Recipients may not award financial assistance in the form of loans, grants, scholarships, special funds, subsidies, compensation for work, or prizes to CTE students on the basis of race, color, national origin, sex, or disability, except to overcome the effects of past discrimination. Recipients may administer sex-restricted financial assistance where the assistance and restriction are established by will, trust, benefit, or any similar legal instrument, if the overall effect of all financial assistance awarded does not discrimination on the basis of </w:t>
      </w:r>
      <w:r>
        <w:lastRenderedPageBreak/>
        <w:t>sex. Materials and information used to notify students of opportunities for financial assistance may not contain language or examples that would lead applicants to believe the assistance is provided on a discriminatory basis. If a recipient’s service area contains a community of national origin minority persons with limited English language skills, such information must be disseminated to that community in its language.</w:t>
      </w:r>
    </w:p>
    <w:p w14:paraId="14FFE2F1" w14:textId="77777777" w:rsidR="00C06E03" w:rsidRPr="007A0390" w:rsidRDefault="00C06E03" w:rsidP="00A675A2">
      <w:pPr>
        <w:pStyle w:val="Heading2"/>
        <w:ind w:left="810" w:right="860"/>
      </w:pPr>
      <w:r w:rsidRPr="007A0390">
        <w:t>Summary of Findings and Analysis:</w:t>
      </w:r>
    </w:p>
    <w:p w14:paraId="37B1EE8D"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0195723" w14:textId="77777777" w:rsidR="00C06E03" w:rsidRPr="007A0390" w:rsidRDefault="00C06E03" w:rsidP="00A675A2">
      <w:pPr>
        <w:pStyle w:val="Heading2"/>
        <w:ind w:left="810" w:right="860"/>
      </w:pPr>
      <w:r w:rsidRPr="007A0390">
        <w:t>Required Corrective Action(s):</w:t>
      </w:r>
    </w:p>
    <w:p w14:paraId="2730B13C"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120C0445" w14:textId="77777777" w:rsidR="00C06E03" w:rsidRPr="007A0390" w:rsidRDefault="00C06E03" w:rsidP="00A675A2">
      <w:pPr>
        <w:pStyle w:val="Heading2"/>
        <w:ind w:left="810" w:right="860"/>
      </w:pPr>
      <w:r w:rsidRPr="007A0390">
        <w:t>Observation:</w:t>
      </w:r>
    </w:p>
    <w:p w14:paraId="720C8AC1"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4B13E171" w14:textId="77777777" w:rsidR="00C06E03" w:rsidRPr="00D30504" w:rsidRDefault="00C06E03" w:rsidP="00A675A2">
      <w:pPr>
        <w:ind w:left="810" w:right="860"/>
      </w:pPr>
    </w:p>
    <w:p w14:paraId="6633F716" w14:textId="60C3047F" w:rsidR="00C06E03" w:rsidRDefault="00C06E03" w:rsidP="00A675A2">
      <w:pPr>
        <w:pStyle w:val="Heading1"/>
        <w:ind w:left="810" w:right="860"/>
      </w:pPr>
      <w:bookmarkStart w:id="126" w:name="_Toc133924296"/>
      <w:bookmarkEnd w:id="119"/>
      <w:r w:rsidRPr="00C66811">
        <w:t>CRR 1</w:t>
      </w:r>
      <w:r w:rsidR="005334CF">
        <w:t>4</w:t>
      </w:r>
      <w:r w:rsidRPr="00C66811">
        <w:t>: Services for Students with Disabilities</w:t>
      </w:r>
      <w:bookmarkEnd w:id="126"/>
    </w:p>
    <w:p w14:paraId="729AF343" w14:textId="0A06BEA3" w:rsidR="00C06E03" w:rsidRPr="00D30504" w:rsidRDefault="00C06E03" w:rsidP="00A675A2">
      <w:pPr>
        <w:ind w:left="810" w:right="860"/>
      </w:pPr>
      <w:r w:rsidRPr="007E6AF2">
        <w:rPr>
          <w:b/>
          <w:bCs/>
          <w:sz w:val="26"/>
          <w:szCs w:val="26"/>
        </w:rPr>
        <w:t>Applicable Requirements:</w:t>
      </w:r>
      <w:r>
        <w:t xml:space="preserve"> </w:t>
      </w:r>
      <w:commentRangeStart w:id="127"/>
      <w:commentRangeStart w:id="128"/>
      <w:r w:rsidRPr="00AD1720">
        <w:t xml:space="preserve">28 </w:t>
      </w:r>
      <w:r w:rsidRPr="00AD1720">
        <w:rPr>
          <w:rPrChange w:id="129" w:author="Murjani McTier" w:date="2025-11-21T20:26:00Z" w16du:dateUtc="2025-11-22T04:26:00Z">
            <w:rPr>
              <w:i/>
              <w:iCs/>
            </w:rPr>
          </w:rPrChange>
        </w:rPr>
        <w:t>CFR</w:t>
      </w:r>
      <w:r w:rsidRPr="00AD1720">
        <w:t xml:space="preserve"> Sections 35.130(a) </w:t>
      </w:r>
      <w:commentRangeEnd w:id="127"/>
      <w:r w:rsidR="008D4375" w:rsidRPr="00AD1720">
        <w:rPr>
          <w:rStyle w:val="CommentReference"/>
        </w:rPr>
        <w:commentReference w:id="127"/>
      </w:r>
      <w:commentRangeEnd w:id="128"/>
      <w:r w:rsidR="00F43FCF" w:rsidRPr="00AD1720">
        <w:rPr>
          <w:rStyle w:val="CommentReference"/>
        </w:rPr>
        <w:commentReference w:id="128"/>
      </w:r>
      <w:r w:rsidRPr="00AD1720">
        <w:t xml:space="preserve">and 35.130(d); 34 </w:t>
      </w:r>
      <w:r w:rsidRPr="00AD1720">
        <w:rPr>
          <w:rPrChange w:id="130" w:author="Murjani McTier" w:date="2025-11-21T20:26:00Z" w16du:dateUtc="2025-11-22T04:26:00Z">
            <w:rPr>
              <w:i/>
              <w:iCs/>
            </w:rPr>
          </w:rPrChange>
        </w:rPr>
        <w:t>CFR</w:t>
      </w:r>
      <w:r w:rsidRPr="00AD1720">
        <w:t xml:space="preserve"> Sections 104.33(a) and 104.33(b), 104.34(a) and 104.34(b), 104.35(a), 104.35(c), 104.36, 104.4(a)</w:t>
      </w:r>
      <w:ins w:id="131" w:author="Murjani McTier" w:date="2025-11-21T20:35:00Z" w16du:dateUtc="2025-11-22T04:35:00Z">
        <w:r w:rsidR="00840F82">
          <w:t xml:space="preserve"> and,</w:t>
        </w:r>
      </w:ins>
      <w:del w:id="132" w:author="Murjani McTier" w:date="2025-11-21T20:35:00Z" w16du:dateUtc="2025-11-22T04:35:00Z">
        <w:r w:rsidRPr="00AD1720" w:rsidDel="00840F82">
          <w:delText xml:space="preserve">, </w:delText>
        </w:r>
      </w:del>
      <w:r w:rsidRPr="00AD1720">
        <w:t>Appendix B to Part 100 IV</w:t>
      </w:r>
      <w:ins w:id="133" w:author="Murjani McTier" w:date="2025-11-21T20:35:00Z" w16du:dateUtc="2025-11-22T04:35:00Z">
        <w:r w:rsidR="00840F82">
          <w:t xml:space="preserve"> and</w:t>
        </w:r>
      </w:ins>
      <w:del w:id="134" w:author="Murjani McTier" w:date="2025-11-21T20:35:00Z" w16du:dateUtc="2025-11-22T04:35:00Z">
        <w:r w:rsidRPr="00AD1720" w:rsidDel="00840F82">
          <w:delText xml:space="preserve">. and </w:delText>
        </w:r>
      </w:del>
      <w:r w:rsidRPr="00AD1720">
        <w:t>VI.A.</w:t>
      </w:r>
    </w:p>
    <w:p w14:paraId="3D733D3D" w14:textId="77777777" w:rsidR="00C06E03" w:rsidRDefault="00C06E03" w:rsidP="00A675A2">
      <w:pPr>
        <w:spacing w:after="240"/>
        <w:ind w:left="810" w:right="860"/>
      </w:pPr>
      <w:r w:rsidRPr="00DA3639">
        <w:t xml:space="preserve">Recipients may not deny students with disabilities access to vocational education programs or courses because of architectural or equipment barriers, or because of the need for related aids and services or auxiliary aids. </w:t>
      </w:r>
    </w:p>
    <w:p w14:paraId="09011638" w14:textId="77777777" w:rsidR="00C06E03" w:rsidRDefault="00C06E03" w:rsidP="00A675A2">
      <w:pPr>
        <w:spacing w:after="240"/>
        <w:ind w:left="810" w:right="860"/>
      </w:pPr>
      <w:r w:rsidRPr="00DA3639">
        <w:t xml:space="preserve">No qualified person with a disability is excluded from, denied benefits of, or subjected to discrimination in any course, program, service, or activity solely on the basis of disability. </w:t>
      </w:r>
    </w:p>
    <w:p w14:paraId="09BE19A5" w14:textId="77777777" w:rsidR="00C06E03" w:rsidRDefault="00C06E03" w:rsidP="00A675A2">
      <w:pPr>
        <w:spacing w:after="240"/>
        <w:ind w:left="810" w:right="860"/>
      </w:pPr>
      <w:r w:rsidRPr="00DA3639">
        <w:t xml:space="preserve">A recipient that operates an elementary or secondary education program or activity must provide a free, appropriate public education (FAPE) to each qualified disabled person in its jurisdiction, regardless of the nature or severity of the person’s disability. </w:t>
      </w:r>
    </w:p>
    <w:p w14:paraId="5CEA845D" w14:textId="77777777" w:rsidR="00C06E03" w:rsidRDefault="00C06E03" w:rsidP="00A675A2">
      <w:pPr>
        <w:spacing w:after="240"/>
        <w:ind w:left="810" w:right="860"/>
      </w:pPr>
      <w:r w:rsidRPr="00DA3639">
        <w:t xml:space="preserve">The recipient must have a system in place for the identification, evaluation, and educational placement of persons who, because of a disability, need or are believed to need special education or related services. Placement decisions must be made by a group of persons, including persons knowledgeable about the child, the meaning of the evaluation, data, and the placement options. </w:t>
      </w:r>
    </w:p>
    <w:p w14:paraId="2BE4D12F" w14:textId="77777777" w:rsidR="00C06E03" w:rsidRDefault="00C06E03" w:rsidP="00A675A2">
      <w:pPr>
        <w:spacing w:after="240"/>
        <w:ind w:left="810" w:right="860"/>
      </w:pPr>
      <w:r w:rsidRPr="00DA3639">
        <w:lastRenderedPageBreak/>
        <w:t xml:space="preserve">A recipient that operates a public elementary or secondary education program or activity shall establish and implement, with respect to actions regarding the identification, evaluation, or educational placement of persons who, because of a disability, need or are believed to need special instruction or related services, a system of procedural safeguards that includes notice, an opportunity for the parents or guardian of the person to examine relevant records, an impartial hearing with the opportunity for participation by the person’s parents or guardian and representation by counsel, and a review procedure. </w:t>
      </w:r>
    </w:p>
    <w:p w14:paraId="0439B30C" w14:textId="77777777" w:rsidR="00C06E03" w:rsidRDefault="00C06E03" w:rsidP="00A675A2">
      <w:pPr>
        <w:spacing w:after="240"/>
        <w:ind w:left="810" w:right="860"/>
      </w:pPr>
      <w:r w:rsidRPr="00DA3639">
        <w:t xml:space="preserve">Disabled secondary students must be placed in the regular educational environment of any CTE, academic, physical education, athletic, or other school program or activity to the maximum extent appropriate to their needs with the use of supplementary aids and services unless it can be demonstrated that such cannot be achieved satisfactorily. </w:t>
      </w:r>
    </w:p>
    <w:p w14:paraId="349684F7" w14:textId="77777777" w:rsidR="00C06E03" w:rsidRDefault="00C06E03" w:rsidP="00A675A2">
      <w:pPr>
        <w:ind w:left="810" w:right="860"/>
      </w:pPr>
      <w:r w:rsidRPr="00DA3639">
        <w:t>Secondary students with disabilities are placed in a CTE program only when the 504 FAPE requirements for evaluation, placement, and procedural safeguards have been satisfied.</w:t>
      </w:r>
    </w:p>
    <w:p w14:paraId="0D77B4A7" w14:textId="77777777" w:rsidR="00C06E03" w:rsidRPr="007A0390" w:rsidRDefault="00C06E03" w:rsidP="00A675A2">
      <w:pPr>
        <w:pStyle w:val="Heading2"/>
        <w:ind w:left="810" w:right="860"/>
      </w:pPr>
      <w:r w:rsidRPr="007A0390">
        <w:t>Summary of Findings and Analysis:</w:t>
      </w:r>
    </w:p>
    <w:p w14:paraId="445A11A1"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E6338B6" w14:textId="77777777" w:rsidR="00C06E03" w:rsidRPr="007A0390" w:rsidRDefault="00C06E03" w:rsidP="00A675A2">
      <w:pPr>
        <w:pStyle w:val="Heading2"/>
        <w:ind w:left="810" w:right="860"/>
      </w:pPr>
      <w:r w:rsidRPr="007A0390">
        <w:t>Required Corrective Action(s):</w:t>
      </w:r>
    </w:p>
    <w:p w14:paraId="4F83752F"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01336877" w14:textId="77777777" w:rsidR="00C06E03" w:rsidRPr="007A0390" w:rsidRDefault="00C06E03" w:rsidP="00A675A2">
      <w:pPr>
        <w:pStyle w:val="Heading2"/>
        <w:ind w:left="810" w:right="860"/>
      </w:pPr>
      <w:r w:rsidRPr="007A0390">
        <w:t>Observation:</w:t>
      </w:r>
    </w:p>
    <w:p w14:paraId="2C3B4F49"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7EDCB429" w14:textId="77777777" w:rsidR="00C06E03" w:rsidRPr="00C66811" w:rsidRDefault="00C06E03" w:rsidP="00A675A2">
      <w:pPr>
        <w:ind w:left="810" w:right="860"/>
      </w:pPr>
    </w:p>
    <w:p w14:paraId="7A5D63E2" w14:textId="23E27F98" w:rsidR="00C06E03" w:rsidRDefault="00C06E03" w:rsidP="00A675A2">
      <w:pPr>
        <w:pStyle w:val="Heading1"/>
        <w:ind w:left="810" w:right="860"/>
      </w:pPr>
      <w:bookmarkStart w:id="135" w:name="_Toc133924313"/>
      <w:r w:rsidRPr="00C66811">
        <w:t>CRR</w:t>
      </w:r>
      <w:bookmarkEnd w:id="135"/>
      <w:r w:rsidRPr="00C66811">
        <w:t xml:space="preserve"> </w:t>
      </w:r>
      <w:bookmarkStart w:id="136" w:name="_Toc133924314"/>
      <w:r w:rsidRPr="00C66811">
        <w:t>1</w:t>
      </w:r>
      <w:r w:rsidR="005334CF">
        <w:t>5</w:t>
      </w:r>
      <w:r w:rsidRPr="00C66811">
        <w:t>: Comparable Facilities</w:t>
      </w:r>
      <w:bookmarkEnd w:id="136"/>
    </w:p>
    <w:p w14:paraId="6BCDBB90" w14:textId="77777777" w:rsidR="00C06E03" w:rsidRPr="00D30504" w:rsidRDefault="00C06E03" w:rsidP="00A675A2">
      <w:pPr>
        <w:ind w:left="810" w:right="860"/>
      </w:pPr>
      <w:r w:rsidRPr="007E6AF2">
        <w:rPr>
          <w:b/>
          <w:bCs/>
          <w:sz w:val="26"/>
          <w:szCs w:val="26"/>
        </w:rPr>
        <w:t>Applicable Requirements:</w:t>
      </w:r>
      <w:r w:rsidRPr="00AD1720">
        <w:t xml:space="preserve"> 34 </w:t>
      </w:r>
      <w:r w:rsidRPr="00AD1720">
        <w:rPr>
          <w:rPrChange w:id="137" w:author="Murjani McTier" w:date="2025-11-21T20:26:00Z" w16du:dateUtc="2025-11-22T04:26:00Z">
            <w:rPr>
              <w:i/>
              <w:iCs/>
            </w:rPr>
          </w:rPrChange>
        </w:rPr>
        <w:t>CFR</w:t>
      </w:r>
      <w:r w:rsidRPr="00AD1720">
        <w:t xml:space="preserve"> Sections 104.34(c), 106.33 and Appendix B to Part 100 VI.A. and VI.D.</w:t>
      </w:r>
    </w:p>
    <w:p w14:paraId="4EA17F78" w14:textId="77777777" w:rsidR="00C06E03" w:rsidRPr="00D30504" w:rsidRDefault="00C06E03" w:rsidP="00A675A2">
      <w:pPr>
        <w:ind w:left="810" w:right="860"/>
      </w:pPr>
      <w:r w:rsidRPr="00D30504">
        <w:t>If a recipient operates a facility that is identified as being for students with disabilities, the recipient shall ensure that the facility and the services and activities provided therein are comparable to the other facilities, services, and activities of the recipient.</w:t>
      </w:r>
    </w:p>
    <w:p w14:paraId="24A3F7AF" w14:textId="77777777" w:rsidR="00C06E03" w:rsidRDefault="00C06E03" w:rsidP="00A675A2">
      <w:pPr>
        <w:ind w:left="810" w:right="860"/>
      </w:pPr>
      <w:r w:rsidRPr="00D30504">
        <w:t>Recipients must provide changing rooms, showers, and other facilities for students of one sex that are comparable to those provided by students of the other sex. This may be accomplished by alternating the use of the same facilities or by providing separate, comparable facilities.</w:t>
      </w:r>
      <w:bookmarkStart w:id="138" w:name="_Toc133924318"/>
    </w:p>
    <w:p w14:paraId="4161CD4A" w14:textId="77777777" w:rsidR="00C06E03" w:rsidRPr="007A0390" w:rsidRDefault="00C06E03" w:rsidP="00A675A2">
      <w:pPr>
        <w:pStyle w:val="Heading2"/>
        <w:ind w:left="810" w:right="860"/>
      </w:pPr>
      <w:r w:rsidRPr="007A0390">
        <w:lastRenderedPageBreak/>
        <w:t>Summary of Findings and Analysis:</w:t>
      </w:r>
    </w:p>
    <w:p w14:paraId="600D6C1E"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DF9ABBD" w14:textId="77777777" w:rsidR="00C06E03" w:rsidRPr="007A0390" w:rsidRDefault="00C06E03" w:rsidP="00A675A2">
      <w:pPr>
        <w:pStyle w:val="Heading2"/>
        <w:ind w:left="810" w:right="860"/>
      </w:pPr>
      <w:r w:rsidRPr="007A0390">
        <w:t>Required Corrective Action(s):</w:t>
      </w:r>
    </w:p>
    <w:p w14:paraId="6E3E60A0"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6A0DDAC6" w14:textId="77777777" w:rsidR="00C06E03" w:rsidRPr="007A0390" w:rsidRDefault="00C06E03" w:rsidP="00A675A2">
      <w:pPr>
        <w:pStyle w:val="Heading2"/>
        <w:ind w:left="810" w:right="860"/>
      </w:pPr>
      <w:r w:rsidRPr="007A0390">
        <w:t>Observation:</w:t>
      </w:r>
    </w:p>
    <w:p w14:paraId="308ED97D"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101730A1" w14:textId="77777777" w:rsidR="00C06E03" w:rsidRPr="00C66811" w:rsidRDefault="00C06E03" w:rsidP="00A675A2">
      <w:pPr>
        <w:ind w:left="810" w:right="860"/>
      </w:pPr>
    </w:p>
    <w:p w14:paraId="733A580A" w14:textId="61CDBB2D" w:rsidR="00C06E03" w:rsidRDefault="00C06E03" w:rsidP="00A675A2">
      <w:pPr>
        <w:pStyle w:val="Heading1"/>
        <w:ind w:left="810" w:right="860"/>
      </w:pPr>
      <w:r w:rsidRPr="00C66811">
        <w:t>CRR 1</w:t>
      </w:r>
      <w:r w:rsidR="005334CF">
        <w:t>6</w:t>
      </w:r>
      <w:r w:rsidRPr="00C66811">
        <w:t>: CTE Facility Site Selection</w:t>
      </w:r>
      <w:bookmarkEnd w:id="138"/>
    </w:p>
    <w:p w14:paraId="20506A5A" w14:textId="2463CDE1" w:rsidR="00C06E03" w:rsidRPr="001539FF" w:rsidRDefault="00C06E03" w:rsidP="00A675A2">
      <w:pPr>
        <w:ind w:left="810" w:right="860"/>
        <w:rPr>
          <w:b/>
          <w:bCs/>
        </w:rPr>
      </w:pPr>
      <w:r w:rsidRPr="007E6AF2">
        <w:rPr>
          <w:b/>
          <w:bCs/>
          <w:sz w:val="26"/>
          <w:szCs w:val="26"/>
        </w:rPr>
        <w:t>Applicable Requirements:</w:t>
      </w:r>
      <w:r>
        <w:t xml:space="preserve"> </w:t>
      </w:r>
      <w:r w:rsidRPr="00D30504">
        <w:t>34 CFR Appendix B to Part 100 IV.B.</w:t>
      </w:r>
      <w:ins w:id="139" w:author="Murjani McTier" w:date="2025-11-21T18:26:00Z" w16du:dateUtc="2025-11-22T02:26:00Z">
        <w:r w:rsidR="00FD4784">
          <w:t xml:space="preserve"> and IV.D.</w:t>
        </w:r>
      </w:ins>
    </w:p>
    <w:p w14:paraId="480CB5C4" w14:textId="77777777" w:rsidR="00C06E03" w:rsidRPr="00D30504" w:rsidRDefault="00C06E03" w:rsidP="00A675A2">
      <w:pPr>
        <w:ind w:left="810" w:right="860"/>
      </w:pPr>
      <w:r w:rsidRPr="00D30504">
        <w:t xml:space="preserve">A recipient may not select or approve a site for a CTE facility that has the purpose of or with the effect of excluding, segregating, or otherwise discriminating against students on the basis of race, color, or national origin. </w:t>
      </w:r>
    </w:p>
    <w:p w14:paraId="2AA60D73" w14:textId="77777777" w:rsidR="00C06E03" w:rsidRDefault="00C06E03" w:rsidP="00A675A2">
      <w:pPr>
        <w:ind w:left="810" w:right="860"/>
      </w:pPr>
      <w:r w:rsidRPr="00D30504">
        <w:t xml:space="preserve">Recipients must locate CTE facilities at sites that are readily accessible to both minority and nonminority communities and that do not tend to identify the facility or program as intended for minority or nonminority students. </w:t>
      </w:r>
      <w:bookmarkStart w:id="140" w:name="_Toc133924322"/>
    </w:p>
    <w:p w14:paraId="3F5EC82C" w14:textId="77777777" w:rsidR="00C06E03" w:rsidRPr="007A0390" w:rsidRDefault="00C06E03" w:rsidP="00A675A2">
      <w:pPr>
        <w:pStyle w:val="Heading2"/>
        <w:ind w:left="810" w:right="860"/>
      </w:pPr>
      <w:r w:rsidRPr="007A0390">
        <w:t>Summary of Findings and Analysis:</w:t>
      </w:r>
    </w:p>
    <w:p w14:paraId="3232203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809DA55" w14:textId="77777777" w:rsidR="00C06E03" w:rsidRPr="007A0390" w:rsidRDefault="00C06E03" w:rsidP="00A675A2">
      <w:pPr>
        <w:pStyle w:val="Heading2"/>
        <w:ind w:left="810" w:right="860"/>
      </w:pPr>
      <w:r w:rsidRPr="007A0390">
        <w:t>Required Corrective Action(s):</w:t>
      </w:r>
    </w:p>
    <w:p w14:paraId="3D09C340"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A9435F5" w14:textId="77777777" w:rsidR="00C06E03" w:rsidRPr="007A0390" w:rsidRDefault="00C06E03" w:rsidP="00A675A2">
      <w:pPr>
        <w:pStyle w:val="Heading2"/>
        <w:ind w:left="810" w:right="860"/>
      </w:pPr>
      <w:r w:rsidRPr="007A0390">
        <w:t>Observation:</w:t>
      </w:r>
    </w:p>
    <w:p w14:paraId="62E6CB53"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5B93C047" w14:textId="77777777" w:rsidR="00C06E03" w:rsidRPr="00C66811" w:rsidRDefault="00C06E03" w:rsidP="00A675A2">
      <w:pPr>
        <w:ind w:left="810" w:right="860"/>
      </w:pPr>
    </w:p>
    <w:p w14:paraId="4B130864" w14:textId="1177D324" w:rsidR="00C06E03" w:rsidRDefault="00C06E03" w:rsidP="00A675A2">
      <w:pPr>
        <w:pStyle w:val="Heading1"/>
        <w:ind w:left="810" w:right="860"/>
      </w:pPr>
      <w:r w:rsidRPr="00C66811">
        <w:t>CRR 1</w:t>
      </w:r>
      <w:r w:rsidR="005334CF">
        <w:t>7</w:t>
      </w:r>
      <w:r w:rsidRPr="00C66811">
        <w:t>: Modifications/Alterations</w:t>
      </w:r>
      <w:bookmarkEnd w:id="140"/>
    </w:p>
    <w:p w14:paraId="3435CAFB" w14:textId="77777777" w:rsidR="00C06E03" w:rsidRPr="00D30504" w:rsidRDefault="00C06E03" w:rsidP="00A675A2">
      <w:pPr>
        <w:ind w:left="810" w:right="860"/>
      </w:pPr>
      <w:r w:rsidRPr="007E6AF2">
        <w:rPr>
          <w:b/>
          <w:bCs/>
          <w:sz w:val="26"/>
          <w:szCs w:val="26"/>
        </w:rPr>
        <w:t>Applicable Requirements:</w:t>
      </w:r>
      <w:r>
        <w:t xml:space="preserve"> </w:t>
      </w:r>
      <w:r w:rsidRPr="00D30504">
        <w:t>34 CFR Appendix B to Part 100 IV.D.</w:t>
      </w:r>
    </w:p>
    <w:p w14:paraId="0EB8D32E" w14:textId="77777777" w:rsidR="00C06E03" w:rsidRDefault="00C06E03" w:rsidP="00A675A2">
      <w:pPr>
        <w:ind w:left="810" w:right="860"/>
      </w:pPr>
      <w:r w:rsidRPr="00D30504">
        <w:lastRenderedPageBreak/>
        <w:t>A recipient may not add to, modify, or renovate the physical plan of a CTE facility in a manner that creates, maintains, or increases segregation on the basis of race, color, national origin, sex, or disability.</w:t>
      </w:r>
    </w:p>
    <w:p w14:paraId="638A56F0" w14:textId="77777777" w:rsidR="00C06E03" w:rsidRPr="007A0390" w:rsidRDefault="00C06E03" w:rsidP="00A675A2">
      <w:pPr>
        <w:pStyle w:val="Heading2"/>
        <w:ind w:left="810" w:right="860"/>
      </w:pPr>
      <w:r w:rsidRPr="007A0390">
        <w:t>Summary of Findings and Analysis:</w:t>
      </w:r>
    </w:p>
    <w:p w14:paraId="4D361D1D"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007B8E7" w14:textId="77777777" w:rsidR="00C06E03" w:rsidRPr="007A0390" w:rsidRDefault="00C06E03" w:rsidP="00A675A2">
      <w:pPr>
        <w:pStyle w:val="Heading2"/>
        <w:ind w:left="810" w:right="860"/>
      </w:pPr>
      <w:r w:rsidRPr="007A0390">
        <w:t>Required Corrective Action(s):</w:t>
      </w:r>
    </w:p>
    <w:p w14:paraId="334D47D1"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6C8E4DC" w14:textId="77777777" w:rsidR="00C06E03" w:rsidRPr="007A0390" w:rsidRDefault="00C06E03" w:rsidP="00A675A2">
      <w:pPr>
        <w:pStyle w:val="Heading2"/>
        <w:ind w:left="810" w:right="860"/>
      </w:pPr>
      <w:r w:rsidRPr="007A0390">
        <w:t>Observation:</w:t>
      </w:r>
    </w:p>
    <w:p w14:paraId="54008DC8"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76A334A4" w14:textId="77777777" w:rsidR="00C06E03" w:rsidRPr="00C66811" w:rsidRDefault="00C06E03" w:rsidP="00A675A2">
      <w:pPr>
        <w:ind w:left="810" w:right="860"/>
      </w:pPr>
    </w:p>
    <w:p w14:paraId="344C24E6" w14:textId="3B263C00" w:rsidR="00C06E03" w:rsidRDefault="00C06E03" w:rsidP="00A675A2">
      <w:pPr>
        <w:pStyle w:val="Heading1"/>
        <w:ind w:left="810" w:right="860"/>
      </w:pPr>
      <w:bookmarkStart w:id="141" w:name="_Toc133924326"/>
      <w:r w:rsidRPr="00C66811">
        <w:t xml:space="preserve">CRR </w:t>
      </w:r>
      <w:r w:rsidR="00D2371E">
        <w:t>1</w:t>
      </w:r>
      <w:r w:rsidR="005334CF">
        <w:t>8</w:t>
      </w:r>
      <w:r w:rsidRPr="00C66811">
        <w:t>: Work-Study, Cooperative Education, Job Placement and Apprenticeship Training</w:t>
      </w:r>
      <w:bookmarkEnd w:id="141"/>
    </w:p>
    <w:p w14:paraId="68304CF7" w14:textId="2C8F94B4" w:rsidR="00C06E03" w:rsidRPr="00D30504" w:rsidRDefault="00C06E03" w:rsidP="00A675A2">
      <w:pPr>
        <w:ind w:left="810" w:right="860"/>
      </w:pPr>
      <w:r w:rsidRPr="007E6AF2">
        <w:rPr>
          <w:b/>
          <w:bCs/>
          <w:sz w:val="26"/>
          <w:szCs w:val="26"/>
        </w:rPr>
        <w:t>Applicable Requirements:</w:t>
      </w:r>
      <w:r>
        <w:t xml:space="preserve"> </w:t>
      </w:r>
      <w:r w:rsidRPr="00AD1720">
        <w:t xml:space="preserve">34 </w:t>
      </w:r>
      <w:r w:rsidRPr="00AD1720">
        <w:rPr>
          <w:rPrChange w:id="142" w:author="Murjani McTier" w:date="2025-11-21T20:27:00Z" w16du:dateUtc="2025-11-22T04:27:00Z">
            <w:rPr>
              <w:i/>
              <w:iCs/>
            </w:rPr>
          </w:rPrChange>
        </w:rPr>
        <w:t>CFR</w:t>
      </w:r>
      <w:r w:rsidRPr="00AD1720">
        <w:t xml:space="preserve"> Sections 100.3(</w:t>
      </w:r>
      <w:ins w:id="143" w:author="Murjani McTier" w:date="2025-11-21T18:28:00Z" w16du:dateUtc="2025-11-22T02:28:00Z">
        <w:r w:rsidR="00FD4784" w:rsidRPr="00AD1720">
          <w:t>b</w:t>
        </w:r>
      </w:ins>
      <w:del w:id="144" w:author="Murjani McTier" w:date="2025-11-21T18:28:00Z" w16du:dateUtc="2025-11-22T02:28:00Z">
        <w:r w:rsidRPr="00AD1720" w:rsidDel="00FD4784">
          <w:delText>c</w:delText>
        </w:r>
      </w:del>
      <w:r w:rsidRPr="00AD1720">
        <w:t>) and (</w:t>
      </w:r>
      <w:ins w:id="145" w:author="Murjani McTier" w:date="2025-11-21T18:28:00Z" w16du:dateUtc="2025-11-22T02:28:00Z">
        <w:r w:rsidR="00FD4784" w:rsidRPr="00AD1720">
          <w:t>c</w:t>
        </w:r>
      </w:ins>
      <w:del w:id="146" w:author="Murjani McTier" w:date="2025-11-21T18:28:00Z" w16du:dateUtc="2025-11-22T02:28:00Z">
        <w:r w:rsidRPr="00AD1720" w:rsidDel="00FD4784">
          <w:delText>b</w:delText>
        </w:r>
      </w:del>
      <w:r w:rsidRPr="00AD1720">
        <w:t xml:space="preserve">), 104.4(b), 104.11(a)(4), </w:t>
      </w:r>
      <w:del w:id="147" w:author="Murjani McTier" w:date="2025-11-21T18:40:00Z" w16du:dateUtc="2025-11-22T02:40:00Z">
        <w:r w:rsidRPr="00AD1720" w:rsidDel="001734A4">
          <w:delText xml:space="preserve">106.31(d), </w:delText>
        </w:r>
      </w:del>
      <w:r w:rsidRPr="00AD1720">
        <w:t>104.46(b), 106.31(d),106.38 and Appendix B to Part</w:t>
      </w:r>
      <w:r>
        <w:t xml:space="preserve"> 100 VII.A. and VI.B.</w:t>
      </w:r>
    </w:p>
    <w:p w14:paraId="20058F87" w14:textId="77777777" w:rsidR="00C06E03" w:rsidRPr="00D30504" w:rsidRDefault="00C06E03" w:rsidP="00A675A2">
      <w:pPr>
        <w:ind w:left="810" w:right="860"/>
      </w:pPr>
      <w:r w:rsidRPr="00D30504">
        <w:t xml:space="preserve">Opportunities in work-study, cooperative education, and job placement programs are available to all students regardless of race, color, national origin, sex, or disability. </w:t>
      </w:r>
    </w:p>
    <w:p w14:paraId="105FE1D2" w14:textId="77777777" w:rsidR="00C06E03" w:rsidRPr="00D30504" w:rsidRDefault="00C06E03" w:rsidP="00A675A2">
      <w:pPr>
        <w:ind w:left="810" w:right="860"/>
      </w:pPr>
      <w:r w:rsidRPr="00D30504">
        <w:t>A recipient that assists employers and prospective employers in making employment opportunities available to any of its students must ensure that the employer and prospective employers do not discriminate on the basis of race, color, national origin, sex, or disability in recruitment, hiring, placement, assignment to work tasks, hours of employment, levels of responsibility, and pay.</w:t>
      </w:r>
    </w:p>
    <w:p w14:paraId="4966FC78" w14:textId="77777777" w:rsidR="00C06E03" w:rsidRDefault="00C06E03" w:rsidP="00A675A2">
      <w:pPr>
        <w:ind w:left="810" w:right="860"/>
      </w:pPr>
      <w:r w:rsidRPr="00D30504">
        <w:t xml:space="preserve">A recipient may not enter into an agreement for the provision or support of apprentice training for students or union members with any labor union or other sponsor that discriminates against its members or applicants on the basis of race, color, national origin, sex, or disability. If a recipient enters into a written agreement with a labor union or other sponsor providing for apprentice training, the agreement must contain an assurance from the union or other sponsor: (1) That it does not engage in such discrimination against its membership or applicants for membership; and (2) that apprentice training will be offered and conducted for its membership free of such discrimination. </w:t>
      </w:r>
    </w:p>
    <w:p w14:paraId="0EF076DE" w14:textId="77777777" w:rsidR="00C06E03" w:rsidRPr="007A0390" w:rsidRDefault="00C06E03" w:rsidP="00A675A2">
      <w:pPr>
        <w:pStyle w:val="Heading2"/>
        <w:ind w:left="810" w:right="860"/>
      </w:pPr>
      <w:r w:rsidRPr="007A0390">
        <w:lastRenderedPageBreak/>
        <w:t>Summary of Findings and Analysis:</w:t>
      </w:r>
    </w:p>
    <w:p w14:paraId="3A0CCC02"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17FB4CC2" w14:textId="77777777" w:rsidR="00C06E03" w:rsidRPr="007A0390" w:rsidRDefault="00C06E03" w:rsidP="00A675A2">
      <w:pPr>
        <w:pStyle w:val="Heading2"/>
        <w:ind w:left="810" w:right="860"/>
      </w:pPr>
      <w:r w:rsidRPr="007A0390">
        <w:t>Required Corrective Action(s):</w:t>
      </w:r>
    </w:p>
    <w:p w14:paraId="1EBC74C3"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3ED81EDA" w14:textId="77777777" w:rsidR="00C06E03" w:rsidRPr="007A0390" w:rsidRDefault="00C06E03" w:rsidP="00A675A2">
      <w:pPr>
        <w:pStyle w:val="Heading2"/>
        <w:ind w:left="810" w:right="860"/>
      </w:pPr>
      <w:r w:rsidRPr="007A0390">
        <w:t>Observation:</w:t>
      </w:r>
    </w:p>
    <w:p w14:paraId="04246C03"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7981988A" w14:textId="77777777" w:rsidR="00C06E03" w:rsidRPr="00C66811" w:rsidRDefault="00C06E03" w:rsidP="00A675A2">
      <w:pPr>
        <w:ind w:left="810" w:right="860"/>
      </w:pPr>
    </w:p>
    <w:p w14:paraId="04506844" w14:textId="35991948" w:rsidR="00C06E03" w:rsidRDefault="00C06E03" w:rsidP="00A675A2">
      <w:pPr>
        <w:pStyle w:val="Heading1"/>
        <w:ind w:left="810" w:right="860"/>
      </w:pPr>
      <w:bookmarkStart w:id="148" w:name="_Toc133924331"/>
      <w:r w:rsidRPr="00C66811">
        <w:t>CRR</w:t>
      </w:r>
      <w:bookmarkEnd w:id="148"/>
      <w:r w:rsidRPr="00C66811">
        <w:t xml:space="preserve"> </w:t>
      </w:r>
      <w:bookmarkStart w:id="149" w:name="_Toc133924332"/>
      <w:r w:rsidR="005334CF">
        <w:t>19</w:t>
      </w:r>
      <w:r w:rsidRPr="00C66811">
        <w:t>: Employment Practices</w:t>
      </w:r>
      <w:bookmarkEnd w:id="149"/>
    </w:p>
    <w:p w14:paraId="2B506A76" w14:textId="713B2DFE" w:rsidR="00024097" w:rsidRDefault="00024097" w:rsidP="00024097">
      <w:pPr>
        <w:ind w:left="810" w:right="860"/>
      </w:pPr>
      <w:r w:rsidRPr="0097350B">
        <w:rPr>
          <w:b/>
          <w:sz w:val="26"/>
          <w:szCs w:val="26"/>
        </w:rPr>
        <w:t xml:space="preserve">Applicable Requirements: </w:t>
      </w:r>
      <w:r w:rsidRPr="00AD1720">
        <w:t xml:space="preserve">34 </w:t>
      </w:r>
      <w:r w:rsidRPr="00AD1720">
        <w:rPr>
          <w:rPrChange w:id="150" w:author="Murjani McTier" w:date="2025-11-21T20:27:00Z" w16du:dateUtc="2025-11-22T04:27:00Z">
            <w:rPr>
              <w:i/>
              <w:iCs/>
            </w:rPr>
          </w:rPrChange>
        </w:rPr>
        <w:t>CFR</w:t>
      </w:r>
      <w:r w:rsidRPr="00AD1720">
        <w:t xml:space="preserve"> Sections</w:t>
      </w:r>
      <w:r>
        <w:t xml:space="preserve"> 100.3(c),104.11, 104.12, 104.13, 104.14, 106.51</w:t>
      </w:r>
      <w:ins w:id="151" w:author="Murjani McTier" w:date="2025-11-21T18:46:00Z" w16du:dateUtc="2025-11-22T02:46:00Z">
        <w:r w:rsidR="001734A4">
          <w:t>(a-b)</w:t>
        </w:r>
      </w:ins>
      <w:r>
        <w:t>,</w:t>
      </w:r>
      <w:r w:rsidRPr="00811E56">
        <w:t xml:space="preserve"> </w:t>
      </w:r>
      <w:r>
        <w:t>106.54, 106.57, 106.60 and Appendix B to Part 100 VIII. A., VIII.B., VIII.D. and VIII.E.</w:t>
      </w:r>
    </w:p>
    <w:p w14:paraId="5362BA30" w14:textId="26BFE8BD" w:rsidR="00024097" w:rsidRDefault="00024097" w:rsidP="00024097">
      <w:pPr>
        <w:ind w:left="810" w:right="860"/>
      </w:pPr>
      <w:r>
        <w:t>Recipients may not engage in any employment practice that discriminates against any employee or applicant for employment on the basis of sex or disability.  Recipients may not engage in any employment practice that discriminates on the basis of race, color, or national origin if such discrimination tends to result in segregation, exclusion, or other discrimination against students</w:t>
      </w:r>
      <w:r w:rsidRPr="00CE16E3">
        <w:t>. Recipients</w:t>
      </w:r>
      <w:r>
        <w:t xml:space="preserve"> may not make any pre-employment inquiries concerning </w:t>
      </w:r>
      <w:r w:rsidRPr="00CE16E3">
        <w:t>disability, marital, or parental status.</w:t>
      </w:r>
    </w:p>
    <w:p w14:paraId="6C1C887E" w14:textId="77777777" w:rsidR="00024097" w:rsidRDefault="00024097" w:rsidP="00024097">
      <w:pPr>
        <w:ind w:left="810" w:right="860"/>
      </w:pPr>
      <w:r w:rsidRPr="00CE16E3">
        <w:t>A recipient must notify every source of faculty that it does not discriminate on the basis of race, color, national origin, sex, or disability.</w:t>
      </w:r>
    </w:p>
    <w:p w14:paraId="46F2F5E6" w14:textId="77777777" w:rsidR="00024097" w:rsidRDefault="00024097" w:rsidP="00024097">
      <w:pPr>
        <w:ind w:left="810" w:right="860"/>
      </w:pPr>
      <w:r w:rsidRPr="00CE16E3">
        <w:t>A recipient should establish and maintain faculty salary scales based upon the conditions and responsibilities of employment without regard to race, color, national origin, sex, or disability.</w:t>
      </w:r>
    </w:p>
    <w:p w14:paraId="362C4D44" w14:textId="0AED26B7" w:rsidR="00024097" w:rsidRPr="003E4C75" w:rsidRDefault="00024097" w:rsidP="00024097">
      <w:pPr>
        <w:ind w:left="810" w:right="860"/>
      </w:pPr>
      <w:r w:rsidRPr="00CE16E3">
        <w:t>A recipient</w:t>
      </w:r>
      <w:r w:rsidRPr="00145CB1">
        <w:t xml:space="preserve"> must provide equal employment opportunities for teaching and</w:t>
      </w:r>
      <w:r w:rsidRPr="002B106D">
        <w:t xml:space="preserve"> </w:t>
      </w:r>
      <w:r w:rsidRPr="008B7555">
        <w:t xml:space="preserve">administrative positions to applicants with disabilities who can perform the essential functions of the position. Recipients must make reasonable accommodation for the physical or mental limitations of applicants with disabilities </w:t>
      </w:r>
      <w:r w:rsidRPr="003964DA">
        <w:t>who are otherwise qualifi</w:t>
      </w:r>
      <w:r w:rsidRPr="00631468">
        <w:t xml:space="preserve">ed unless recipients can demonstrate that the accommodation </w:t>
      </w:r>
      <w:r w:rsidRPr="006A7AE0">
        <w:t>would impose an undue hardship.</w:t>
      </w:r>
      <w:r w:rsidRPr="007D0F17">
        <w:t xml:space="preserve"> </w:t>
      </w:r>
    </w:p>
    <w:p w14:paraId="3F81C7C7" w14:textId="5170ABCB" w:rsidR="00C06E03" w:rsidRPr="007A0390" w:rsidRDefault="00C06E03" w:rsidP="00A675A2">
      <w:pPr>
        <w:pStyle w:val="Heading2"/>
        <w:ind w:left="810" w:right="860"/>
      </w:pPr>
      <w:r w:rsidRPr="007A0390">
        <w:t>Summary of Findings and Analysis:</w:t>
      </w:r>
    </w:p>
    <w:p w14:paraId="70D9E96B"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72DC9CB0" w14:textId="77777777" w:rsidR="00C06E03" w:rsidRPr="007A0390" w:rsidRDefault="00C06E03" w:rsidP="00A675A2">
      <w:pPr>
        <w:pStyle w:val="Heading2"/>
        <w:ind w:left="810" w:right="860"/>
      </w:pPr>
      <w:r w:rsidRPr="007A0390">
        <w:lastRenderedPageBreak/>
        <w:t>Required Corrective Action(s):</w:t>
      </w:r>
    </w:p>
    <w:p w14:paraId="1473FEA8" w14:textId="77777777" w:rsidR="00C06E03" w:rsidRPr="007A0390" w:rsidRDefault="00C06E03" w:rsidP="00A675A2">
      <w:pPr>
        <w:ind w:left="810" w:right="860"/>
        <w:rPr>
          <w:sz w:val="26"/>
          <w:szCs w:val="26"/>
        </w:rPr>
      </w:pPr>
      <w:r w:rsidRPr="007A0390">
        <w:rPr>
          <w:b/>
          <w:bCs/>
          <w:sz w:val="26"/>
          <w:szCs w:val="26"/>
        </w:rPr>
        <w:fldChar w:fldCharType="begin">
          <w:ffData>
            <w:name w:val="Text1"/>
            <w:enabled/>
            <w:calcOnExit w:val="0"/>
            <w:textInput/>
          </w:ffData>
        </w:fldChar>
      </w:r>
      <w:r w:rsidRPr="007A0390">
        <w:rPr>
          <w:b/>
          <w:bCs/>
          <w:sz w:val="26"/>
          <w:szCs w:val="26"/>
        </w:rPr>
        <w:instrText xml:space="preserve"> FORMTEXT </w:instrText>
      </w:r>
      <w:r w:rsidRPr="007A0390">
        <w:rPr>
          <w:b/>
          <w:bCs/>
          <w:sz w:val="26"/>
          <w:szCs w:val="26"/>
        </w:rPr>
      </w:r>
      <w:r w:rsidRPr="007A0390">
        <w:rPr>
          <w:b/>
          <w:bCs/>
          <w:sz w:val="26"/>
          <w:szCs w:val="26"/>
        </w:rPr>
        <w:fldChar w:fldCharType="separate"/>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noProof/>
          <w:sz w:val="26"/>
          <w:szCs w:val="26"/>
        </w:rPr>
        <w:t> </w:t>
      </w:r>
      <w:r w:rsidRPr="007A0390">
        <w:rPr>
          <w:b/>
          <w:bCs/>
          <w:sz w:val="26"/>
          <w:szCs w:val="26"/>
        </w:rPr>
        <w:fldChar w:fldCharType="end"/>
      </w:r>
    </w:p>
    <w:p w14:paraId="40FD2A1B" w14:textId="77777777" w:rsidR="00C06E03" w:rsidRPr="007A0390" w:rsidRDefault="00C06E03" w:rsidP="00A675A2">
      <w:pPr>
        <w:pStyle w:val="Heading2"/>
        <w:ind w:left="810" w:right="860"/>
      </w:pPr>
      <w:r w:rsidRPr="007A0390">
        <w:t>Observation:</w:t>
      </w:r>
    </w:p>
    <w:p w14:paraId="4B4514B1" w14:textId="77777777" w:rsidR="00C06E03" w:rsidRDefault="00C06E03" w:rsidP="00A675A2">
      <w:pPr>
        <w:ind w:left="810" w:right="860"/>
        <w:rPr>
          <w:b/>
          <w:bCs/>
        </w:rPr>
      </w:pPr>
      <w:r>
        <w:rPr>
          <w:b/>
          <w:bCs/>
        </w:rPr>
        <w:fldChar w:fldCharType="begin">
          <w:ffData>
            <w:name w:val="Text1"/>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p w14:paraId="3285D828" w14:textId="77777777" w:rsidR="00C06E03" w:rsidRPr="00C66811" w:rsidRDefault="00C06E03" w:rsidP="00A675A2">
      <w:pPr>
        <w:ind w:left="810" w:right="860"/>
      </w:pPr>
    </w:p>
    <w:p w14:paraId="34379DB2" w14:textId="34830FE7" w:rsidR="00C06E03" w:rsidRDefault="00C06E03" w:rsidP="00A675A2">
      <w:pPr>
        <w:pStyle w:val="Heading1"/>
        <w:ind w:left="810" w:right="860"/>
      </w:pPr>
      <w:bookmarkStart w:id="152" w:name="_Toc133924305"/>
      <w:r w:rsidRPr="00C66811">
        <w:t>CRR 2</w:t>
      </w:r>
      <w:r w:rsidR="005334CF">
        <w:t>0</w:t>
      </w:r>
      <w:r w:rsidRPr="00C66811">
        <w:t>: Accessible Facilities</w:t>
      </w:r>
      <w:bookmarkEnd w:id="152"/>
    </w:p>
    <w:p w14:paraId="54A995DF" w14:textId="7BBC2778" w:rsidR="00C06E03" w:rsidRPr="00D30504" w:rsidRDefault="00C06E03" w:rsidP="00A675A2">
      <w:pPr>
        <w:ind w:left="810" w:right="860"/>
      </w:pPr>
      <w:r w:rsidRPr="007E6AF2">
        <w:rPr>
          <w:b/>
          <w:bCs/>
          <w:sz w:val="26"/>
          <w:szCs w:val="26"/>
        </w:rPr>
        <w:t>Applicable Requirements</w:t>
      </w:r>
      <w:r w:rsidRPr="00AD1720">
        <w:rPr>
          <w:b/>
          <w:bCs/>
          <w:sz w:val="26"/>
          <w:szCs w:val="26"/>
        </w:rPr>
        <w:t>:</w:t>
      </w:r>
      <w:r w:rsidRPr="00AD1720">
        <w:t xml:space="preserve"> 28 </w:t>
      </w:r>
      <w:r w:rsidRPr="00AD1720">
        <w:rPr>
          <w:rPrChange w:id="153" w:author="Murjani McTier" w:date="2025-11-21T20:27:00Z" w16du:dateUtc="2025-11-22T04:27:00Z">
            <w:rPr>
              <w:i/>
              <w:iCs/>
            </w:rPr>
          </w:rPrChange>
        </w:rPr>
        <w:t>CFR</w:t>
      </w:r>
      <w:r w:rsidRPr="00AD1720">
        <w:t xml:space="preserve"> Sections</w:t>
      </w:r>
      <w:r w:rsidRPr="004A0E71">
        <w:t xml:space="preserve"> 35, 35.151, </w:t>
      </w:r>
      <w:r w:rsidRPr="00AD1720">
        <w:rPr>
          <w:shd w:val="clear" w:color="auto" w:fill="FFFFFF"/>
          <w:rPrChange w:id="154" w:author="Murjani McTier" w:date="2025-11-21T20:28:00Z" w16du:dateUtc="2025-11-22T04:28:00Z">
            <w:rPr>
              <w:rFonts w:ascii="Roboto" w:hAnsi="Roboto"/>
              <w:shd w:val="clear" w:color="auto" w:fill="FFFFFF"/>
            </w:rPr>
          </w:rPrChange>
        </w:rPr>
        <w:t>35.151(a)</w:t>
      </w:r>
      <w:ins w:id="155" w:author="Murjani McTier" w:date="2025-11-21T20:29:00Z" w16du:dateUtc="2025-11-22T04:29:00Z">
        <w:r w:rsidR="00AD1720">
          <w:rPr>
            <w:rFonts w:ascii="Roboto" w:hAnsi="Roboto"/>
            <w:shd w:val="clear" w:color="auto" w:fill="FFFFFF"/>
          </w:rPr>
          <w:t xml:space="preserve">; </w:t>
        </w:r>
      </w:ins>
      <w:del w:id="156" w:author="Murjani McTier" w:date="2025-11-21T20:29:00Z" w16du:dateUtc="2025-11-22T04:29:00Z">
        <w:r w:rsidRPr="004A0E71" w:rsidDel="00AD1720">
          <w:rPr>
            <w:rFonts w:ascii="Roboto" w:hAnsi="Roboto"/>
            <w:shd w:val="clear" w:color="auto" w:fill="FFFFFF"/>
          </w:rPr>
          <w:delText xml:space="preserve"> </w:delText>
        </w:r>
      </w:del>
      <w:ins w:id="157" w:author="Murjani McTier" w:date="2025-11-21T20:29:00Z" w16du:dateUtc="2025-11-22T04:29:00Z">
        <w:r w:rsidR="00AD1720" w:rsidRPr="004A0E71">
          <w:t xml:space="preserve">34 </w:t>
        </w:r>
        <w:r w:rsidR="00AD1720" w:rsidRPr="00AD1720">
          <w:rPr>
            <w:rPrChange w:id="158" w:author="Murjani McTier" w:date="2025-11-21T20:29:00Z" w16du:dateUtc="2025-11-22T04:29:00Z">
              <w:rPr>
                <w:i/>
                <w:iCs/>
              </w:rPr>
            </w:rPrChange>
          </w:rPr>
          <w:t>CFR</w:t>
        </w:r>
        <w:r w:rsidR="00AD1720" w:rsidRPr="00AD1720">
          <w:t xml:space="preserve"> </w:t>
        </w:r>
        <w:r w:rsidR="00AD1720" w:rsidRPr="004A0E71">
          <w:t>Sections 104.22, 104.22(a), 104.23, 104.23(a), 104.23(c)</w:t>
        </w:r>
      </w:ins>
      <w:ins w:id="159" w:author="Murjani McTier" w:date="2025-11-21T20:30:00Z" w16du:dateUtc="2025-11-22T04:30:00Z">
        <w:r w:rsidR="00AD1720">
          <w:t xml:space="preserve"> </w:t>
        </w:r>
      </w:ins>
      <w:r w:rsidRPr="004A0E71">
        <w:t>and 36 Appendix D</w:t>
      </w:r>
      <w:ins w:id="160" w:author="Murjani McTier" w:date="2025-11-21T20:30:00Z" w16du:dateUtc="2025-11-22T04:30:00Z">
        <w:r w:rsidR="00AD1720">
          <w:t>.</w:t>
        </w:r>
      </w:ins>
      <w:del w:id="161" w:author="Murjani McTier" w:date="2025-11-21T20:30:00Z" w16du:dateUtc="2025-11-22T04:30:00Z">
        <w:r w:rsidRPr="004A0E71" w:rsidDel="00AD1720">
          <w:delText>;</w:delText>
        </w:r>
      </w:del>
      <w:r w:rsidRPr="004A0E71">
        <w:t xml:space="preserve"> </w:t>
      </w:r>
      <w:del w:id="162" w:author="Murjani McTier" w:date="2025-11-21T20:29:00Z" w16du:dateUtc="2025-11-22T04:29:00Z">
        <w:r w:rsidRPr="004A0E71" w:rsidDel="00AD1720">
          <w:delText xml:space="preserve">34 </w:delText>
        </w:r>
        <w:r w:rsidRPr="004A0E71" w:rsidDel="00AD1720">
          <w:rPr>
            <w:i/>
            <w:iCs/>
          </w:rPr>
          <w:delText>CFR</w:delText>
        </w:r>
        <w:r w:rsidRPr="004A0E71" w:rsidDel="00AD1720">
          <w:delText xml:space="preserve"> Sections 104.22, 104.22(a), 104.23, 104.23(a), 104.23(c)</w:delText>
        </w:r>
      </w:del>
    </w:p>
    <w:p w14:paraId="08E76E8C" w14:textId="77777777" w:rsidR="00C06E03" w:rsidRPr="003E4C75" w:rsidRDefault="00C06E03" w:rsidP="00A675A2">
      <w:pPr>
        <w:ind w:left="810" w:right="860"/>
        <w:rPr>
          <w:u w:val="single"/>
        </w:rPr>
      </w:pPr>
      <w:r w:rsidRPr="003E4C75">
        <w:rPr>
          <w:u w:val="single"/>
        </w:rPr>
        <w:t xml:space="preserve">Program Access/Readily Accessible – Existing Facility under 504 </w:t>
      </w:r>
    </w:p>
    <w:p w14:paraId="31889EDE" w14:textId="5A1C22BD" w:rsidR="00C06E03" w:rsidRPr="00596185" w:rsidRDefault="00C06E03" w:rsidP="00A675A2">
      <w:pPr>
        <w:pStyle w:val="NoSpacing"/>
        <w:spacing w:after="240"/>
        <w:ind w:left="810" w:right="860"/>
      </w:pPr>
      <w:r w:rsidRPr="00BF767D">
        <w:t>For existing recipient facilities under 504 that were built or altered beginning June 3, 1977</w:t>
      </w:r>
      <w:r w:rsidRPr="001F7F93">
        <w:t>,</w:t>
      </w:r>
      <w:r w:rsidRPr="002911EE">
        <w:t xml:space="preserve"> or earlier, a recipient shall operate its program or activity so that when each part is viewed in its entirety, it is “readily accessible” to disabled persons. A recipient is not required to make each of its existing facilities or every part of a facility accessible to and </w:t>
      </w:r>
      <w:del w:id="163" w:author="Murjani McTier" w:date="2025-11-21T20:31:00Z" w16du:dateUtc="2025-11-22T04:31:00Z">
        <w:r w:rsidRPr="002911EE" w:rsidDel="00AD1720">
          <w:delText>usable</w:delText>
        </w:r>
      </w:del>
      <w:ins w:id="164" w:author="Murjani McTier" w:date="2025-11-21T20:31:00Z" w16du:dateUtc="2025-11-22T04:31:00Z">
        <w:r w:rsidR="00AD1720" w:rsidRPr="002911EE">
          <w:t>useable</w:t>
        </w:r>
      </w:ins>
      <w:r w:rsidRPr="002911EE">
        <w:t xml:space="preserve"> by persons with disabilities. </w:t>
      </w:r>
    </w:p>
    <w:p w14:paraId="6143725A" w14:textId="77777777" w:rsidR="00C06E03" w:rsidRPr="003E4C75" w:rsidRDefault="00C06E03" w:rsidP="00A675A2">
      <w:pPr>
        <w:pStyle w:val="NoSpacing"/>
        <w:spacing w:after="240"/>
        <w:ind w:left="810" w:right="860"/>
        <w:rPr>
          <w:u w:val="single"/>
        </w:rPr>
      </w:pPr>
      <w:r w:rsidRPr="003E4C75">
        <w:rPr>
          <w:u w:val="single"/>
        </w:rPr>
        <w:t xml:space="preserve">American National Standards Institute (ANSI) – New Construction under 504 </w:t>
      </w:r>
    </w:p>
    <w:p w14:paraId="7386E060" w14:textId="77777777" w:rsidR="00C06E03" w:rsidRPr="00596185" w:rsidRDefault="00C06E03" w:rsidP="00A675A2">
      <w:pPr>
        <w:pStyle w:val="NoSpacing"/>
        <w:spacing w:after="240"/>
        <w:ind w:left="810" w:right="860"/>
      </w:pPr>
      <w:r w:rsidRPr="00596185">
        <w:t>Each facility or part of a facility constructed by, on behalf of, or for the use of a recipient under 504 that were built or altered between June 4, 1977, and January 17, 1991, inclusive, shall be designed and constructed in such manner that the facility or part of the facility is readily accessible to and usable by persons with disabilities.</w:t>
      </w:r>
      <w:r>
        <w:t xml:space="preserve"> Conformance with the “American National Standard Specifications for Making Buildings and Facilities Accessible to, and Usable by, the Physically Disabled” published by the American National Standards Institute, Inc. (ANSI) A117.1–1961 (R1971) Later versions of ANSI A117.1 do not apply. </w:t>
      </w:r>
    </w:p>
    <w:p w14:paraId="185AC27B" w14:textId="77777777" w:rsidR="00C06E03" w:rsidRPr="003E4C75" w:rsidRDefault="00C06E03" w:rsidP="00A675A2">
      <w:pPr>
        <w:pStyle w:val="NoSpacing"/>
        <w:spacing w:after="240"/>
        <w:ind w:left="810" w:right="860"/>
        <w:rPr>
          <w:u w:val="single"/>
        </w:rPr>
      </w:pPr>
      <w:r w:rsidRPr="003E4C75">
        <w:rPr>
          <w:u w:val="single"/>
        </w:rPr>
        <w:t xml:space="preserve">Uniform Federal Accessibility Standards (UFAS) – New Construction under 504 </w:t>
      </w:r>
    </w:p>
    <w:p w14:paraId="6CE3A90B" w14:textId="77777777" w:rsidR="00C06E03" w:rsidRPr="00596185" w:rsidRDefault="00C06E03" w:rsidP="00A675A2">
      <w:pPr>
        <w:pStyle w:val="NoSpacing"/>
        <w:spacing w:after="240"/>
        <w:ind w:left="810" w:right="860"/>
      </w:pPr>
      <w:r w:rsidRPr="00596185">
        <w:t>Each facility or part of a facility constructed by, on behalf of, or for the use of a recipient or public entity under 504 that were built or altered between January 18, 1991, and January 26, 1992, inclusive, shall be designed and constructed in such manner that the facility or part of the facility is readily accessible to and usable by persons with disabilities.</w:t>
      </w:r>
      <w:r>
        <w:t xml:space="preserve"> Conformance with the Uniform Federal Accessibility Standards (UFAS) (Appendix A to 41 </w:t>
      </w:r>
      <w:r w:rsidRPr="00BF767D">
        <w:rPr>
          <w:i/>
          <w:iCs/>
        </w:rPr>
        <w:t>CFR</w:t>
      </w:r>
      <w:r>
        <w:t xml:space="preserve"> Section 101 19.6). Departures from particular technical and scoping requirements permitted where substantially equivalent or greater access to and usability of the building is provided.</w:t>
      </w:r>
    </w:p>
    <w:p w14:paraId="74D90C52" w14:textId="77777777" w:rsidR="00C06E03" w:rsidRPr="003E4C75" w:rsidRDefault="00C06E03" w:rsidP="00A675A2">
      <w:pPr>
        <w:pStyle w:val="NoSpacing"/>
        <w:spacing w:after="240"/>
        <w:ind w:left="810" w:right="860"/>
        <w:rPr>
          <w:u w:val="single"/>
        </w:rPr>
      </w:pPr>
      <w:r w:rsidRPr="003E4C75">
        <w:rPr>
          <w:u w:val="single"/>
        </w:rPr>
        <w:t xml:space="preserve">1991 Americans with Disabilities Act (ADA) – New Construction under 504 </w:t>
      </w:r>
    </w:p>
    <w:p w14:paraId="45BA9369" w14:textId="77777777" w:rsidR="00C06E03" w:rsidRPr="00596185" w:rsidRDefault="00C06E03" w:rsidP="00A675A2">
      <w:pPr>
        <w:pStyle w:val="NoSpacing"/>
        <w:spacing w:after="240"/>
        <w:ind w:left="810" w:right="860"/>
      </w:pPr>
      <w:r w:rsidRPr="00596185">
        <w:lastRenderedPageBreak/>
        <w:t>Each facility or part of a facility constructed by, on behalf of, or for the use of a recipient or public entity is designed and constructed in such manner that the facility or part of the facility is readily accessible to and usable by persons with disabilities</w:t>
      </w:r>
      <w:r>
        <w:t xml:space="preserve">. </w:t>
      </w:r>
      <w:r w:rsidRPr="00BF767D">
        <w:t>UFAS or the 1991 Americans with Disabilities Act (ADA) Standard apply to facilities</w:t>
      </w:r>
      <w:r>
        <w:t xml:space="preserve"> </w:t>
      </w:r>
      <w:r w:rsidRPr="00BF767D">
        <w:t>constructed or altered on or after January</w:t>
      </w:r>
      <w:r w:rsidRPr="001F7F93">
        <w:t xml:space="preserve"> 27, 1992 and before September 15, 2010. Departures from particular requirements permitted when it is clearly evident that equivalent access to the facility or part of the facility is thereby provided.</w:t>
      </w:r>
    </w:p>
    <w:p w14:paraId="21B5F318" w14:textId="77777777" w:rsidR="00C06E03" w:rsidRPr="003E4C75" w:rsidRDefault="00C06E03" w:rsidP="00A675A2">
      <w:pPr>
        <w:pStyle w:val="NoSpacing"/>
        <w:spacing w:after="240"/>
        <w:ind w:left="810" w:right="860"/>
        <w:rPr>
          <w:u w:val="single"/>
        </w:rPr>
      </w:pPr>
      <w:r w:rsidRPr="003E4C75">
        <w:rPr>
          <w:u w:val="single"/>
        </w:rPr>
        <w:t xml:space="preserve">2010 Americans with Disabilities Act (ADA) – New Construction under 504 </w:t>
      </w:r>
    </w:p>
    <w:p w14:paraId="6A069442" w14:textId="77777777" w:rsidR="004744F7" w:rsidRDefault="00C06E03" w:rsidP="00A675A2">
      <w:pPr>
        <w:ind w:left="810" w:right="860"/>
        <w:sectPr w:rsidR="004744F7" w:rsidSect="007E6586">
          <w:headerReference w:type="even" r:id="rId13"/>
          <w:headerReference w:type="default" r:id="rId14"/>
          <w:footerReference w:type="even" r:id="rId15"/>
          <w:footerReference w:type="default" r:id="rId16"/>
          <w:headerReference w:type="first" r:id="rId17"/>
          <w:footerReference w:type="first" r:id="rId18"/>
          <w:pgSz w:w="12240" w:h="15840" w:code="1"/>
          <w:pgMar w:top="245" w:right="245" w:bottom="1440" w:left="245" w:header="720" w:footer="720" w:gutter="0"/>
          <w:cols w:space="720"/>
          <w:titlePg/>
          <w:docGrid w:linePitch="360"/>
        </w:sectPr>
      </w:pPr>
      <w:r w:rsidRPr="00BF767D">
        <w:t>Each facility or part of a facility constructed by, on behalf of, or for the use of a recipient or public entity is designed and constructed in such a manner that the facility or part of the facility is readily accessible to and usable by persons with disabilities</w:t>
      </w:r>
      <w:r>
        <w:t xml:space="preserve">. </w:t>
      </w:r>
      <w:r w:rsidRPr="001F7F93">
        <w:t>Between September 15, 2010 and March 14, 2012, a subrecipient may utilize UFAS, the 1991 ADA Standards or the 2010 ADA Standards. The 2010 ADA Standards apply to facilities constructed</w:t>
      </w:r>
      <w:r w:rsidRPr="002F44BD">
        <w:t xml:space="preserve"> on or after March 15, 2012</w:t>
      </w:r>
      <w:r w:rsidR="00A675A2">
        <w:t>.</w:t>
      </w:r>
    </w:p>
    <w:p w14:paraId="2DAA131D" w14:textId="65C37C72" w:rsidR="00C06E03" w:rsidRDefault="00C06E03" w:rsidP="004744F7">
      <w:pPr>
        <w:ind w:left="90" w:right="950"/>
        <w:rPr>
          <w:b/>
          <w:bCs/>
          <w:sz w:val="26"/>
          <w:szCs w:val="26"/>
        </w:rPr>
      </w:pPr>
      <w:r w:rsidRPr="00C06E03">
        <w:rPr>
          <w:b/>
          <w:bCs/>
          <w:sz w:val="26"/>
          <w:szCs w:val="26"/>
        </w:rPr>
        <w:lastRenderedPageBreak/>
        <w:t>Summary of Analysis, Findings, and Required Corrective Actions (CRR 2</w:t>
      </w:r>
      <w:ins w:id="165" w:author="Murjani McTier" w:date="2025-11-21T18:47:00Z" w16du:dateUtc="2025-11-22T02:47:00Z">
        <w:r w:rsidR="001734A4">
          <w:rPr>
            <w:b/>
            <w:bCs/>
            <w:sz w:val="26"/>
            <w:szCs w:val="26"/>
          </w:rPr>
          <w:t>0</w:t>
        </w:r>
      </w:ins>
      <w:del w:id="166" w:author="Murjani McTier" w:date="2025-11-21T18:47:00Z" w16du:dateUtc="2025-11-22T02:47:00Z">
        <w:r w:rsidRPr="00C06E03" w:rsidDel="001734A4">
          <w:rPr>
            <w:b/>
            <w:bCs/>
            <w:sz w:val="26"/>
            <w:szCs w:val="26"/>
          </w:rPr>
          <w:delText>1</w:delText>
        </w:r>
      </w:del>
      <w:r w:rsidRPr="00C06E03">
        <w:rPr>
          <w:b/>
          <w:bCs/>
          <w:sz w:val="26"/>
          <w:szCs w:val="26"/>
        </w:rPr>
        <w:t xml:space="preserve">): </w:t>
      </w:r>
    </w:p>
    <w:p w14:paraId="645AD725" w14:textId="0D0D5EA8" w:rsidR="00A675A2" w:rsidRDefault="00A675A2" w:rsidP="004744F7">
      <w:pPr>
        <w:ind w:left="90" w:right="950"/>
      </w:pPr>
      <w:r w:rsidRPr="00A675A2">
        <w:t xml:space="preserve">Facilities listed below were assessed under </w:t>
      </w:r>
      <w:r>
        <w:t xml:space="preserve">program accessibility, </w:t>
      </w:r>
      <w:r w:rsidRPr="00A675A2">
        <w:t>ANSI, UFAS, 1991 ADA, and 2010 ADA</w:t>
      </w:r>
      <w:r>
        <w:t xml:space="preserve"> standards</w:t>
      </w:r>
      <w:r w:rsidRPr="00A675A2">
        <w:t>. The Office of Civil Rights requires all corrective actions to be made in accordance with 2010 ADA standards; therefore, certain areas will not require corrective action as the noted deficiency is within the 2010 ADA standards</w:t>
      </w:r>
      <w:r w:rsidR="00FC4A49">
        <w:t>.</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1430"/>
        <w:gridCol w:w="4150"/>
        <w:gridCol w:w="4410"/>
      </w:tblGrid>
      <w:tr w:rsidR="0058558C" w:rsidRPr="0058558C" w14:paraId="4BC6502C" w14:textId="77777777" w:rsidTr="0058558C">
        <w:trPr>
          <w:trHeight w:val="960"/>
        </w:trPr>
        <w:tc>
          <w:tcPr>
            <w:tcW w:w="3055" w:type="dxa"/>
            <w:shd w:val="clear" w:color="000000" w:fill="D9D9D9"/>
            <w:vAlign w:val="center"/>
            <w:hideMark/>
          </w:tcPr>
          <w:p w14:paraId="1304BAD6"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Area Reviewed with Construction and Alternation Date(s)</w:t>
            </w:r>
          </w:p>
        </w:tc>
        <w:tc>
          <w:tcPr>
            <w:tcW w:w="1430" w:type="dxa"/>
            <w:shd w:val="clear" w:color="000000" w:fill="D9D9D9"/>
            <w:vAlign w:val="center"/>
            <w:hideMark/>
          </w:tcPr>
          <w:p w14:paraId="37806F0C"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Applicable Building Standard</w:t>
            </w:r>
          </w:p>
        </w:tc>
        <w:tc>
          <w:tcPr>
            <w:tcW w:w="4150" w:type="dxa"/>
            <w:shd w:val="clear" w:color="000000" w:fill="D9D9D9"/>
            <w:vAlign w:val="center"/>
            <w:hideMark/>
          </w:tcPr>
          <w:p w14:paraId="5530E7E4"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Accessibility Violation</w:t>
            </w:r>
          </w:p>
        </w:tc>
        <w:tc>
          <w:tcPr>
            <w:tcW w:w="4410" w:type="dxa"/>
            <w:shd w:val="clear" w:color="000000" w:fill="D9D9D9"/>
            <w:vAlign w:val="center"/>
            <w:hideMark/>
          </w:tcPr>
          <w:p w14:paraId="503CE913"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Corrective Actions</w:t>
            </w:r>
          </w:p>
        </w:tc>
      </w:tr>
      <w:tr w:rsidR="0058558C" w:rsidRPr="0058558C" w14:paraId="7D393238" w14:textId="77777777" w:rsidTr="00FC4A49">
        <w:trPr>
          <w:trHeight w:val="300"/>
        </w:trPr>
        <w:tc>
          <w:tcPr>
            <w:tcW w:w="3055" w:type="dxa"/>
            <w:noWrap/>
            <w:vAlign w:val="bottom"/>
          </w:tcPr>
          <w:p w14:paraId="11FE92C3" w14:textId="379C3E1E" w:rsidR="0058558C" w:rsidRPr="0058558C" w:rsidRDefault="0058558C" w:rsidP="0058558C">
            <w:pPr>
              <w:spacing w:after="0" w:line="240" w:lineRule="auto"/>
              <w:ind w:left="0" w:right="0"/>
              <w:jc w:val="center"/>
              <w:rPr>
                <w:rFonts w:eastAsia="Times New Roman"/>
                <w:color w:val="000000"/>
              </w:rPr>
            </w:pPr>
          </w:p>
        </w:tc>
        <w:tc>
          <w:tcPr>
            <w:tcW w:w="1430" w:type="dxa"/>
            <w:noWrap/>
            <w:vAlign w:val="bottom"/>
          </w:tcPr>
          <w:p w14:paraId="6E50F018" w14:textId="0DCAC961" w:rsidR="0058558C" w:rsidRPr="0058558C" w:rsidRDefault="0058558C" w:rsidP="0058558C">
            <w:pPr>
              <w:spacing w:after="0" w:line="240" w:lineRule="auto"/>
              <w:ind w:left="0" w:right="0"/>
              <w:rPr>
                <w:rFonts w:eastAsia="Times New Roman"/>
              </w:rPr>
            </w:pPr>
          </w:p>
        </w:tc>
        <w:tc>
          <w:tcPr>
            <w:tcW w:w="4150" w:type="dxa"/>
            <w:noWrap/>
            <w:vAlign w:val="bottom"/>
          </w:tcPr>
          <w:p w14:paraId="3217BDD5" w14:textId="77CCFB1F" w:rsidR="0058558C" w:rsidRPr="0058558C" w:rsidRDefault="0058558C" w:rsidP="0058558C">
            <w:pPr>
              <w:spacing w:after="0" w:line="240" w:lineRule="auto"/>
              <w:ind w:left="0" w:right="0"/>
              <w:rPr>
                <w:rFonts w:eastAsia="Times New Roman"/>
              </w:rPr>
            </w:pPr>
          </w:p>
        </w:tc>
        <w:tc>
          <w:tcPr>
            <w:tcW w:w="4410" w:type="dxa"/>
            <w:noWrap/>
            <w:vAlign w:val="bottom"/>
          </w:tcPr>
          <w:p w14:paraId="53DA6A9F" w14:textId="31612B75" w:rsidR="0058558C" w:rsidRPr="0058558C" w:rsidRDefault="0058558C" w:rsidP="0058558C">
            <w:pPr>
              <w:spacing w:after="0" w:line="240" w:lineRule="auto"/>
              <w:ind w:left="0" w:right="0"/>
              <w:rPr>
                <w:rFonts w:eastAsia="Times New Roman"/>
              </w:rPr>
            </w:pPr>
          </w:p>
        </w:tc>
      </w:tr>
      <w:tr w:rsidR="0058558C" w:rsidRPr="0058558C" w14:paraId="28359481" w14:textId="77777777" w:rsidTr="0058558C">
        <w:trPr>
          <w:trHeight w:val="300"/>
        </w:trPr>
        <w:tc>
          <w:tcPr>
            <w:tcW w:w="3055" w:type="dxa"/>
            <w:noWrap/>
            <w:vAlign w:val="bottom"/>
            <w:hideMark/>
          </w:tcPr>
          <w:p w14:paraId="16489418"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79661908"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5CDB5093"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64AEFD3A" w14:textId="77777777" w:rsidR="0058558C" w:rsidRPr="0058558C" w:rsidRDefault="0058558C" w:rsidP="0058558C">
            <w:pPr>
              <w:spacing w:after="0" w:line="240" w:lineRule="auto"/>
              <w:ind w:left="0" w:right="0"/>
              <w:rPr>
                <w:rFonts w:eastAsia="Times New Roman"/>
              </w:rPr>
            </w:pPr>
          </w:p>
        </w:tc>
      </w:tr>
      <w:tr w:rsidR="0058558C" w:rsidRPr="0058558C" w14:paraId="4F19102A" w14:textId="77777777" w:rsidTr="0058558C">
        <w:trPr>
          <w:trHeight w:val="300"/>
        </w:trPr>
        <w:tc>
          <w:tcPr>
            <w:tcW w:w="3055" w:type="dxa"/>
            <w:noWrap/>
            <w:vAlign w:val="bottom"/>
            <w:hideMark/>
          </w:tcPr>
          <w:p w14:paraId="2A8EEB10"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47DC8241"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717DCF5A"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0288A470" w14:textId="77777777" w:rsidR="0058558C" w:rsidRPr="0058558C" w:rsidRDefault="0058558C" w:rsidP="0058558C">
            <w:pPr>
              <w:spacing w:after="0" w:line="240" w:lineRule="auto"/>
              <w:ind w:left="0" w:right="0"/>
              <w:rPr>
                <w:rFonts w:eastAsia="Times New Roman"/>
              </w:rPr>
            </w:pPr>
          </w:p>
        </w:tc>
      </w:tr>
      <w:tr w:rsidR="0058558C" w:rsidRPr="0058558C" w14:paraId="1A7EF224" w14:textId="77777777" w:rsidTr="0058558C">
        <w:trPr>
          <w:trHeight w:val="300"/>
        </w:trPr>
        <w:tc>
          <w:tcPr>
            <w:tcW w:w="3055" w:type="dxa"/>
            <w:noWrap/>
            <w:vAlign w:val="bottom"/>
            <w:hideMark/>
          </w:tcPr>
          <w:p w14:paraId="0F8DECEF"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52C756DA"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445BD4B8"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11FC636C" w14:textId="30D240D1" w:rsidR="0058558C" w:rsidRPr="0058558C" w:rsidRDefault="0058558C" w:rsidP="0058558C">
            <w:pPr>
              <w:spacing w:after="0" w:line="240" w:lineRule="auto"/>
              <w:ind w:left="0" w:right="0"/>
              <w:rPr>
                <w:rFonts w:eastAsia="Times New Roman"/>
              </w:rPr>
            </w:pPr>
          </w:p>
        </w:tc>
      </w:tr>
      <w:tr w:rsidR="0058558C" w:rsidRPr="0058558C" w14:paraId="6E9A5DFE" w14:textId="77777777" w:rsidTr="0058558C">
        <w:trPr>
          <w:trHeight w:val="300"/>
        </w:trPr>
        <w:tc>
          <w:tcPr>
            <w:tcW w:w="3055" w:type="dxa"/>
            <w:noWrap/>
            <w:vAlign w:val="bottom"/>
            <w:hideMark/>
          </w:tcPr>
          <w:p w14:paraId="131C02A2" w14:textId="23065061" w:rsidR="0058558C" w:rsidRPr="0058558C" w:rsidRDefault="0058558C" w:rsidP="0058558C">
            <w:pPr>
              <w:spacing w:after="0" w:line="240" w:lineRule="auto"/>
              <w:ind w:left="0" w:right="0"/>
              <w:rPr>
                <w:rFonts w:eastAsia="Times New Roman"/>
              </w:rPr>
            </w:pPr>
          </w:p>
        </w:tc>
        <w:tc>
          <w:tcPr>
            <w:tcW w:w="1430" w:type="dxa"/>
            <w:noWrap/>
            <w:vAlign w:val="bottom"/>
            <w:hideMark/>
          </w:tcPr>
          <w:p w14:paraId="349DB321"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20EDCE42"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5E0E8893" w14:textId="77777777" w:rsidR="0058558C" w:rsidRPr="0058558C" w:rsidRDefault="0058558C" w:rsidP="0058558C">
            <w:pPr>
              <w:spacing w:after="0" w:line="240" w:lineRule="auto"/>
              <w:ind w:left="0" w:right="0"/>
              <w:rPr>
                <w:rFonts w:eastAsia="Times New Roman"/>
              </w:rPr>
            </w:pPr>
          </w:p>
        </w:tc>
      </w:tr>
      <w:tr w:rsidR="0058558C" w:rsidRPr="0058558C" w14:paraId="701200B0" w14:textId="77777777" w:rsidTr="0058558C">
        <w:trPr>
          <w:trHeight w:val="300"/>
        </w:trPr>
        <w:tc>
          <w:tcPr>
            <w:tcW w:w="3055" w:type="dxa"/>
            <w:noWrap/>
            <w:vAlign w:val="bottom"/>
            <w:hideMark/>
          </w:tcPr>
          <w:p w14:paraId="3314DD60"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427D6858"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6018C1D9"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30D17F6B" w14:textId="77777777" w:rsidR="0058558C" w:rsidRPr="0058558C" w:rsidRDefault="0058558C" w:rsidP="0058558C">
            <w:pPr>
              <w:spacing w:after="0" w:line="240" w:lineRule="auto"/>
              <w:ind w:left="0" w:right="0"/>
              <w:rPr>
                <w:rFonts w:eastAsia="Times New Roman"/>
              </w:rPr>
            </w:pPr>
          </w:p>
        </w:tc>
      </w:tr>
      <w:tr w:rsidR="0058558C" w:rsidRPr="0058558C" w14:paraId="70C01E02" w14:textId="77777777" w:rsidTr="0058558C">
        <w:trPr>
          <w:trHeight w:val="300"/>
        </w:trPr>
        <w:tc>
          <w:tcPr>
            <w:tcW w:w="3055" w:type="dxa"/>
            <w:noWrap/>
            <w:vAlign w:val="bottom"/>
            <w:hideMark/>
          </w:tcPr>
          <w:p w14:paraId="7DB15173"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168EB02D"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7B096A83"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33481E53" w14:textId="77777777" w:rsidR="0058558C" w:rsidRPr="0058558C" w:rsidRDefault="0058558C" w:rsidP="0058558C">
            <w:pPr>
              <w:spacing w:after="0" w:line="240" w:lineRule="auto"/>
              <w:ind w:left="0" w:right="0"/>
              <w:rPr>
                <w:rFonts w:eastAsia="Times New Roman"/>
              </w:rPr>
            </w:pPr>
          </w:p>
        </w:tc>
      </w:tr>
      <w:tr w:rsidR="0058558C" w:rsidRPr="0058558C" w14:paraId="25E4D204" w14:textId="77777777" w:rsidTr="0058558C">
        <w:trPr>
          <w:trHeight w:val="300"/>
        </w:trPr>
        <w:tc>
          <w:tcPr>
            <w:tcW w:w="3055" w:type="dxa"/>
            <w:noWrap/>
            <w:vAlign w:val="bottom"/>
            <w:hideMark/>
          </w:tcPr>
          <w:p w14:paraId="154C13FD"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22A77BB2"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0E412AA4"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750D9A49" w14:textId="77777777" w:rsidR="0058558C" w:rsidRPr="0058558C" w:rsidRDefault="0058558C" w:rsidP="0058558C">
            <w:pPr>
              <w:spacing w:after="0" w:line="240" w:lineRule="auto"/>
              <w:ind w:left="0" w:right="0"/>
              <w:rPr>
                <w:rFonts w:eastAsia="Times New Roman"/>
              </w:rPr>
            </w:pPr>
          </w:p>
        </w:tc>
      </w:tr>
      <w:tr w:rsidR="0058558C" w:rsidRPr="0058558C" w14:paraId="0A6B6E24" w14:textId="77777777" w:rsidTr="0058558C">
        <w:trPr>
          <w:trHeight w:val="300"/>
        </w:trPr>
        <w:tc>
          <w:tcPr>
            <w:tcW w:w="3055" w:type="dxa"/>
            <w:noWrap/>
            <w:vAlign w:val="bottom"/>
            <w:hideMark/>
          </w:tcPr>
          <w:p w14:paraId="5659A1B8"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479DE782"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0FC75400"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6CEE3B72" w14:textId="77777777" w:rsidR="0058558C" w:rsidRPr="0058558C" w:rsidRDefault="0058558C" w:rsidP="0058558C">
            <w:pPr>
              <w:spacing w:after="0" w:line="240" w:lineRule="auto"/>
              <w:ind w:left="0" w:right="0"/>
              <w:rPr>
                <w:rFonts w:eastAsia="Times New Roman"/>
              </w:rPr>
            </w:pPr>
          </w:p>
        </w:tc>
      </w:tr>
      <w:tr w:rsidR="0058558C" w:rsidRPr="0058558C" w14:paraId="687832B6" w14:textId="77777777" w:rsidTr="0058558C">
        <w:trPr>
          <w:trHeight w:val="300"/>
        </w:trPr>
        <w:tc>
          <w:tcPr>
            <w:tcW w:w="3055" w:type="dxa"/>
            <w:noWrap/>
            <w:vAlign w:val="bottom"/>
            <w:hideMark/>
          </w:tcPr>
          <w:p w14:paraId="566D19F1"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32891B9A"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50F4AFBF"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56071331" w14:textId="77777777" w:rsidR="0058558C" w:rsidRPr="0058558C" w:rsidRDefault="0058558C" w:rsidP="0058558C">
            <w:pPr>
              <w:spacing w:after="0" w:line="240" w:lineRule="auto"/>
              <w:ind w:left="0" w:right="0"/>
              <w:rPr>
                <w:rFonts w:eastAsia="Times New Roman"/>
              </w:rPr>
            </w:pPr>
          </w:p>
        </w:tc>
      </w:tr>
      <w:tr w:rsidR="0058558C" w:rsidRPr="0058558C" w14:paraId="151E2847" w14:textId="77777777" w:rsidTr="0058558C">
        <w:trPr>
          <w:trHeight w:val="300"/>
        </w:trPr>
        <w:tc>
          <w:tcPr>
            <w:tcW w:w="3055" w:type="dxa"/>
            <w:noWrap/>
            <w:vAlign w:val="bottom"/>
            <w:hideMark/>
          </w:tcPr>
          <w:p w14:paraId="663E703E"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0464EB98"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2EAEDD5E"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056F2D01" w14:textId="77777777" w:rsidR="0058558C" w:rsidRPr="0058558C" w:rsidRDefault="0058558C" w:rsidP="0058558C">
            <w:pPr>
              <w:spacing w:after="0" w:line="240" w:lineRule="auto"/>
              <w:ind w:left="0" w:right="0"/>
              <w:rPr>
                <w:rFonts w:eastAsia="Times New Roman"/>
              </w:rPr>
            </w:pPr>
          </w:p>
        </w:tc>
      </w:tr>
      <w:tr w:rsidR="0058558C" w:rsidRPr="0058558C" w14:paraId="5C76103D" w14:textId="77777777" w:rsidTr="0058558C">
        <w:trPr>
          <w:trHeight w:val="300"/>
        </w:trPr>
        <w:tc>
          <w:tcPr>
            <w:tcW w:w="3055" w:type="dxa"/>
            <w:noWrap/>
            <w:vAlign w:val="bottom"/>
            <w:hideMark/>
          </w:tcPr>
          <w:p w14:paraId="40FBE603"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1AB3E01A"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01A90537"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4C39B232" w14:textId="77777777" w:rsidR="0058558C" w:rsidRPr="0058558C" w:rsidRDefault="0058558C" w:rsidP="0058558C">
            <w:pPr>
              <w:spacing w:after="0" w:line="240" w:lineRule="auto"/>
              <w:ind w:left="0" w:right="0"/>
              <w:rPr>
                <w:rFonts w:eastAsia="Times New Roman"/>
              </w:rPr>
            </w:pPr>
          </w:p>
        </w:tc>
      </w:tr>
      <w:tr w:rsidR="0058558C" w:rsidRPr="0058558C" w14:paraId="6FCBCB7B" w14:textId="77777777" w:rsidTr="0058558C">
        <w:trPr>
          <w:trHeight w:val="300"/>
        </w:trPr>
        <w:tc>
          <w:tcPr>
            <w:tcW w:w="3055" w:type="dxa"/>
            <w:noWrap/>
            <w:vAlign w:val="bottom"/>
            <w:hideMark/>
          </w:tcPr>
          <w:p w14:paraId="3859E4EE" w14:textId="77777777" w:rsidR="0058558C" w:rsidRPr="0058558C" w:rsidRDefault="0058558C" w:rsidP="0058558C">
            <w:pPr>
              <w:spacing w:after="0" w:line="240" w:lineRule="auto"/>
              <w:ind w:left="0" w:right="0"/>
              <w:rPr>
                <w:rFonts w:eastAsia="Times New Roman"/>
              </w:rPr>
            </w:pPr>
          </w:p>
        </w:tc>
        <w:tc>
          <w:tcPr>
            <w:tcW w:w="1430" w:type="dxa"/>
            <w:noWrap/>
            <w:vAlign w:val="bottom"/>
            <w:hideMark/>
          </w:tcPr>
          <w:p w14:paraId="6BB04019" w14:textId="77777777" w:rsidR="0058558C" w:rsidRPr="0058558C" w:rsidRDefault="0058558C" w:rsidP="0058558C">
            <w:pPr>
              <w:spacing w:after="0" w:line="240" w:lineRule="auto"/>
              <w:ind w:left="0" w:right="0"/>
              <w:rPr>
                <w:rFonts w:eastAsia="Times New Roman"/>
              </w:rPr>
            </w:pPr>
          </w:p>
        </w:tc>
        <w:tc>
          <w:tcPr>
            <w:tcW w:w="4150" w:type="dxa"/>
            <w:noWrap/>
            <w:vAlign w:val="bottom"/>
            <w:hideMark/>
          </w:tcPr>
          <w:p w14:paraId="6397DD6A" w14:textId="77777777" w:rsidR="0058558C" w:rsidRPr="0058558C" w:rsidRDefault="0058558C" w:rsidP="0058558C">
            <w:pPr>
              <w:spacing w:after="0" w:line="240" w:lineRule="auto"/>
              <w:ind w:left="0" w:right="0"/>
              <w:rPr>
                <w:rFonts w:eastAsia="Times New Roman"/>
              </w:rPr>
            </w:pPr>
          </w:p>
        </w:tc>
        <w:tc>
          <w:tcPr>
            <w:tcW w:w="4410" w:type="dxa"/>
            <w:noWrap/>
            <w:vAlign w:val="bottom"/>
            <w:hideMark/>
          </w:tcPr>
          <w:p w14:paraId="54161FB8" w14:textId="77777777" w:rsidR="0058558C" w:rsidRPr="0058558C" w:rsidRDefault="0058558C" w:rsidP="0058558C">
            <w:pPr>
              <w:spacing w:after="0" w:line="240" w:lineRule="auto"/>
              <w:ind w:left="0" w:right="0"/>
              <w:rPr>
                <w:rFonts w:eastAsia="Times New Roman"/>
              </w:rPr>
            </w:pPr>
          </w:p>
        </w:tc>
      </w:tr>
    </w:tbl>
    <w:p w14:paraId="0EF56F04" w14:textId="77777777" w:rsidR="0058558C" w:rsidRDefault="0058558C" w:rsidP="00A675A2">
      <w:pPr>
        <w:ind w:left="0"/>
      </w:pPr>
    </w:p>
    <w:sectPr w:rsidR="0058558C" w:rsidSect="004744F7">
      <w:pgSz w:w="15840" w:h="12240" w:orient="landscape" w:code="1"/>
      <w:pgMar w:top="245" w:right="245" w:bottom="245"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rjani McTier" w:date="2025-11-21T17:25:00Z" w:initials="MM">
    <w:p w14:paraId="37823152" w14:textId="77777777" w:rsidR="00F43FCF" w:rsidRDefault="00F43FCF" w:rsidP="00F43FCF">
      <w:pPr>
        <w:pStyle w:val="CommentText"/>
        <w:ind w:left="0"/>
      </w:pPr>
      <w:r>
        <w:rPr>
          <w:rStyle w:val="CommentReference"/>
        </w:rPr>
        <w:annotationRef/>
      </w:r>
      <w:r>
        <w:t>CFR</w:t>
      </w:r>
    </w:p>
    <w:p w14:paraId="18AAEA90" w14:textId="77777777" w:rsidR="00F43FCF" w:rsidRDefault="00F43FCF" w:rsidP="00F43FCF">
      <w:pPr>
        <w:pStyle w:val="CommentText"/>
        <w:ind w:left="0"/>
      </w:pPr>
    </w:p>
    <w:p w14:paraId="34BDDAEC" w14:textId="77777777" w:rsidR="00F43FCF" w:rsidRDefault="00F43FCF" w:rsidP="00F43FCF">
      <w:pPr>
        <w:pStyle w:val="CommentText"/>
        <w:ind w:left="0"/>
      </w:pPr>
      <w:r>
        <w:t xml:space="preserve">I have un-italicized all CFRs. Based on research - mostly the Bluebook - there is no case (unless citing a case) where a legal citation is italicized. </w:t>
      </w:r>
    </w:p>
  </w:comment>
  <w:comment w:id="1" w:author="Murjani McTier" w:date="2025-11-21T17:28:00Z" w:initials="MM">
    <w:p w14:paraId="1CE63D5B" w14:textId="77777777" w:rsidR="00F43FCF" w:rsidRDefault="00F43FCF" w:rsidP="00F43FCF">
      <w:pPr>
        <w:pStyle w:val="CommentText"/>
        <w:ind w:left="0"/>
      </w:pPr>
      <w:r>
        <w:rPr>
          <w:rStyle w:val="CommentReference"/>
        </w:rPr>
        <w:annotationRef/>
      </w:r>
      <w:r>
        <w:t xml:space="preserve">Also cross check - via CoPilot - the CDE Correspondence guide and it does not direct the usage of italicizing for CFR. </w:t>
      </w:r>
    </w:p>
  </w:comment>
  <w:comment w:id="28" w:author="Murjani McTier" w:date="2025-11-20T18:48:00Z" w:initials="MM">
    <w:p w14:paraId="6226CFB2" w14:textId="03222D52" w:rsidR="00B07985" w:rsidRDefault="00B07985" w:rsidP="00B07985">
      <w:pPr>
        <w:pStyle w:val="CommentText"/>
        <w:ind w:left="0"/>
      </w:pPr>
      <w:r>
        <w:rPr>
          <w:rStyle w:val="CommentReference"/>
        </w:rPr>
        <w:annotationRef/>
      </w:r>
      <w:r>
        <w:t>Check this</w:t>
      </w:r>
    </w:p>
  </w:comment>
  <w:comment w:id="29" w:author="Murjani McTier" w:date="2025-11-21T14:27:00Z" w:initials="MM">
    <w:p w14:paraId="53633E2B" w14:textId="77777777" w:rsidR="005D4A17" w:rsidRDefault="005D4A17" w:rsidP="005D4A17">
      <w:pPr>
        <w:pStyle w:val="CommentText"/>
        <w:ind w:left="0"/>
      </w:pPr>
      <w:r>
        <w:rPr>
          <w:rStyle w:val="CommentReference"/>
        </w:rPr>
        <w:annotationRef/>
      </w:r>
      <w:r>
        <w:t xml:space="preserve">Checked; 34 C.F.R. §106.45(b)(4) </w:t>
      </w:r>
    </w:p>
  </w:comment>
  <w:comment w:id="30" w:author="Murjani McTier" w:date="2025-11-20T18:48:00Z" w:initials="MM">
    <w:p w14:paraId="3448DF53" w14:textId="547AF201" w:rsidR="00B07985" w:rsidRDefault="00B07985" w:rsidP="00B07985">
      <w:pPr>
        <w:pStyle w:val="CommentText"/>
        <w:ind w:left="0"/>
      </w:pPr>
      <w:r>
        <w:rPr>
          <w:rStyle w:val="CommentReference"/>
        </w:rPr>
        <w:annotationRef/>
      </w:r>
      <w:r>
        <w:t>Check this</w:t>
      </w:r>
    </w:p>
  </w:comment>
  <w:comment w:id="31" w:author="Murjani McTier" w:date="2025-11-21T14:18:00Z" w:initials="MM">
    <w:p w14:paraId="08358F59" w14:textId="77777777" w:rsidR="005D4A17" w:rsidRDefault="005D4A17" w:rsidP="005D4A17">
      <w:pPr>
        <w:pStyle w:val="CommentText"/>
        <w:ind w:left="0"/>
      </w:pPr>
      <w:r>
        <w:rPr>
          <w:rStyle w:val="CommentReference"/>
        </w:rPr>
        <w:annotationRef/>
      </w:r>
      <w:r>
        <w:t xml:space="preserve">Checked; Odd but correctly referred to </w:t>
      </w:r>
    </w:p>
  </w:comment>
  <w:comment w:id="33" w:author="Murjani McTier" w:date="2025-11-21T14:29:00Z" w:initials="MM">
    <w:p w14:paraId="49D2287D" w14:textId="77777777" w:rsidR="003E2A10" w:rsidRDefault="003E2A10" w:rsidP="003E2A10">
      <w:pPr>
        <w:pStyle w:val="CommentText"/>
        <w:ind w:left="0"/>
      </w:pPr>
      <w:r>
        <w:rPr>
          <w:rStyle w:val="CommentReference"/>
        </w:rPr>
        <w:annotationRef/>
      </w:r>
      <w:r>
        <w:t>I would like to remove this. Please advise.</w:t>
      </w:r>
    </w:p>
  </w:comment>
  <w:comment w:id="35" w:author="Murjani McTier" w:date="2025-11-20T18:50:00Z" w:initials="MM">
    <w:p w14:paraId="13F2E899" w14:textId="179BE099" w:rsidR="00B07985" w:rsidRDefault="00B07985" w:rsidP="00B07985">
      <w:pPr>
        <w:pStyle w:val="CommentText"/>
        <w:ind w:left="0"/>
      </w:pPr>
      <w:r>
        <w:rPr>
          <w:rStyle w:val="CommentReference"/>
        </w:rPr>
        <w:annotationRef/>
      </w:r>
      <w:r>
        <w:t>What is this???</w:t>
      </w:r>
    </w:p>
  </w:comment>
  <w:comment w:id="36" w:author="Murjani McTier" w:date="2025-11-21T14:28:00Z" w:initials="MM">
    <w:p w14:paraId="6A2E6E29" w14:textId="77777777" w:rsidR="003E2A10" w:rsidRDefault="003E2A10" w:rsidP="003E2A10">
      <w:pPr>
        <w:pStyle w:val="CommentText"/>
        <w:ind w:left="0"/>
      </w:pPr>
      <w:r>
        <w:rPr>
          <w:rStyle w:val="CommentReference"/>
        </w:rPr>
        <w:annotationRef/>
      </w:r>
      <w:r>
        <w:t>Adding a different response</w:t>
      </w:r>
    </w:p>
  </w:comment>
  <w:comment w:id="37" w:author="Murjani McTier" w:date="2025-11-21T14:30:00Z" w:initials="MM">
    <w:p w14:paraId="22F967FD" w14:textId="77777777" w:rsidR="003E2A10" w:rsidRDefault="003E2A10" w:rsidP="003E2A10">
      <w:pPr>
        <w:pStyle w:val="CommentText"/>
        <w:ind w:left="0"/>
      </w:pPr>
      <w:r>
        <w:rPr>
          <w:rStyle w:val="CommentReference"/>
        </w:rPr>
        <w:annotationRef/>
      </w:r>
      <w:r>
        <w:t>Since this is more of a summary of the legal requirements, may we correct the grammar here that is incorrect in the actual CFRs?</w:t>
      </w:r>
    </w:p>
  </w:comment>
  <w:comment w:id="41" w:author="Murjani McTier" w:date="2025-11-20T18:52:00Z" w:initials="MM">
    <w:p w14:paraId="2A71327C" w14:textId="2F8B9E08" w:rsidR="00E221C5" w:rsidRDefault="00E221C5" w:rsidP="00E221C5">
      <w:pPr>
        <w:pStyle w:val="CommentText"/>
        <w:ind w:left="0"/>
      </w:pPr>
      <w:r>
        <w:rPr>
          <w:rStyle w:val="CommentReference"/>
        </w:rPr>
        <w:annotationRef/>
      </w:r>
      <w:r>
        <w:t>Title IX ??</w:t>
      </w:r>
    </w:p>
  </w:comment>
  <w:comment w:id="42" w:author="Murjani McTier" w:date="2025-11-21T17:52:00Z" w:initials="MM">
    <w:p w14:paraId="4C5FC236" w14:textId="77777777" w:rsidR="00650ADB" w:rsidRDefault="00650ADB" w:rsidP="00650ADB">
      <w:pPr>
        <w:pStyle w:val="CommentText"/>
        <w:ind w:left="0"/>
      </w:pPr>
      <w:r>
        <w:rPr>
          <w:rStyle w:val="CommentReference"/>
        </w:rPr>
        <w:annotationRef/>
      </w:r>
      <w:r>
        <w:t>Yes; 34 CFR 106.45(b)(10)</w:t>
      </w:r>
    </w:p>
  </w:comment>
  <w:comment w:id="43" w:author="Murjani McTier" w:date="2025-11-21T14:14:00Z" w:initials="MM">
    <w:p w14:paraId="19D29833" w14:textId="11C8B681" w:rsidR="005378EE" w:rsidRDefault="005378EE" w:rsidP="005378EE">
      <w:pPr>
        <w:pStyle w:val="CommentText"/>
        <w:ind w:left="0"/>
      </w:pPr>
      <w:r>
        <w:rPr>
          <w:rStyle w:val="CommentReference"/>
        </w:rPr>
        <w:annotationRef/>
      </w:r>
      <w:r>
        <w:t>Can these just be corrected for the sake of grammar?</w:t>
      </w:r>
    </w:p>
  </w:comment>
  <w:comment w:id="44" w:author="Murjani McTier" w:date="2025-11-21T14:14:00Z" w:initials="MM">
    <w:p w14:paraId="5A2222A1" w14:textId="77777777" w:rsidR="005378EE" w:rsidRDefault="005378EE" w:rsidP="005378EE">
      <w:pPr>
        <w:pStyle w:val="CommentText"/>
        <w:ind w:left="0"/>
      </w:pPr>
      <w:r>
        <w:rPr>
          <w:rStyle w:val="CommentReference"/>
        </w:rPr>
        <w:annotationRef/>
      </w:r>
      <w:r>
        <w:t xml:space="preserve">I know I told staff “no” but … </w:t>
      </w:r>
    </w:p>
  </w:comment>
  <w:comment w:id="40" w:author="Murjani McTier" w:date="2025-11-21T17:53:00Z" w:initials="MM">
    <w:p w14:paraId="4522A466" w14:textId="77777777" w:rsidR="00650ADB" w:rsidRDefault="00650ADB" w:rsidP="00650ADB">
      <w:pPr>
        <w:pStyle w:val="CommentText"/>
        <w:ind w:left="0"/>
      </w:pPr>
      <w:r>
        <w:rPr>
          <w:rStyle w:val="CommentReference"/>
        </w:rPr>
        <w:annotationRef/>
      </w:r>
      <w:r>
        <w:t>The was not in the citations above and has now been added</w:t>
      </w:r>
    </w:p>
  </w:comment>
  <w:comment w:id="47" w:author="Murjani McTier" w:date="2025-11-21T18:23:00Z" w:initials="MM">
    <w:p w14:paraId="7714B9D6" w14:textId="77777777" w:rsidR="00FD4784" w:rsidRDefault="00FD4784" w:rsidP="00FD4784">
      <w:pPr>
        <w:pStyle w:val="CommentText"/>
        <w:ind w:left="0"/>
      </w:pPr>
      <w:r>
        <w:rPr>
          <w:rStyle w:val="CommentReference"/>
        </w:rPr>
        <w:annotationRef/>
      </w:r>
      <w:r>
        <w:t xml:space="preserve">Added to the “Applicable Codes”. </w:t>
      </w:r>
    </w:p>
  </w:comment>
  <w:comment w:id="69" w:author="Murjani McTier" w:date="2025-11-21T14:36:00Z" w:initials="MM">
    <w:p w14:paraId="5DBAD6DA" w14:textId="6AAE21BF" w:rsidR="00487DCE" w:rsidRDefault="003E2A10" w:rsidP="00487DCE">
      <w:pPr>
        <w:pStyle w:val="CommentText"/>
        <w:ind w:left="0"/>
      </w:pPr>
      <w:r>
        <w:rPr>
          <w:rStyle w:val="CommentReference"/>
        </w:rPr>
        <w:annotationRef/>
      </w:r>
      <w:r w:rsidR="00487DCE">
        <w:t>Created one paragraph by deleting the space that separated them -  to add more information due to recent changes under the section.</w:t>
      </w:r>
    </w:p>
  </w:comment>
  <w:comment w:id="73" w:author="Murjani McTier" w:date="2025-11-21T14:47:00Z" w:initials="MM">
    <w:p w14:paraId="261E74EB" w14:textId="77777777" w:rsidR="00170C08" w:rsidRDefault="00487DCE" w:rsidP="00170C08">
      <w:pPr>
        <w:pStyle w:val="CommentText"/>
        <w:ind w:left="0"/>
      </w:pPr>
      <w:r>
        <w:rPr>
          <w:rStyle w:val="CommentReference"/>
        </w:rPr>
        <w:annotationRef/>
      </w:r>
      <w:r w:rsidR="00170C08">
        <w:t xml:space="preserve">The CFR for this </w:t>
      </w:r>
      <w:r w:rsidR="00170C08">
        <w:rPr>
          <w:b/>
          <w:bCs/>
        </w:rPr>
        <w:t>is not</w:t>
      </w:r>
      <w:r w:rsidR="00170C08">
        <w:t xml:space="preserve"> cited in the instrument but it is </w:t>
      </w:r>
      <w:r w:rsidR="00170C08">
        <w:rPr>
          <w:b/>
          <w:bCs/>
        </w:rPr>
        <w:t>34 CFR 104.32, 34 CFR 104.35 and 34</w:t>
      </w:r>
      <w:r w:rsidR="00170C08">
        <w:t xml:space="preserve"> </w:t>
      </w:r>
      <w:r w:rsidR="00170C08">
        <w:rPr>
          <w:b/>
          <w:bCs/>
        </w:rPr>
        <w:t xml:space="preserve">CFR 104.36. </w:t>
      </w:r>
      <w:r w:rsidR="00170C08">
        <w:t xml:space="preserve">I have added it at the top where “Applicable Codes” are located. </w:t>
      </w:r>
    </w:p>
  </w:comment>
  <w:comment w:id="74" w:author="Murjani McTier" w:date="2025-11-21T16:16:00Z" w:initials="MM">
    <w:p w14:paraId="2E34637A" w14:textId="77777777" w:rsidR="00367D90" w:rsidRDefault="00447286" w:rsidP="00367D90">
      <w:pPr>
        <w:pStyle w:val="CommentText"/>
        <w:ind w:left="0"/>
      </w:pPr>
      <w:r>
        <w:rPr>
          <w:rStyle w:val="CommentReference"/>
        </w:rPr>
        <w:annotationRef/>
      </w:r>
      <w:r w:rsidR="00367D90">
        <w:t xml:space="preserve">Also, would we not just update to state “recipient” instead of “LEA” or “Local Education Agency”? </w:t>
      </w:r>
    </w:p>
    <w:p w14:paraId="2AD9169D" w14:textId="77777777" w:rsidR="00367D90" w:rsidRDefault="00367D90" w:rsidP="00367D90">
      <w:pPr>
        <w:pStyle w:val="CommentText"/>
        <w:ind w:left="0"/>
      </w:pPr>
    </w:p>
    <w:p w14:paraId="42FD357D" w14:textId="77777777" w:rsidR="00367D90" w:rsidRDefault="00367D90" w:rsidP="00367D90">
      <w:pPr>
        <w:pStyle w:val="CommentText"/>
        <w:ind w:left="0"/>
      </w:pPr>
      <w:r>
        <w:t>Please advise so that the changes can be made.</w:t>
      </w:r>
    </w:p>
  </w:comment>
  <w:comment w:id="127" w:author="Murjani McTier" w:date="2025-11-21T17:03:00Z" w:initials="MM">
    <w:p w14:paraId="5490FC4E" w14:textId="01FFFEEB" w:rsidR="008D4375" w:rsidRDefault="008D4375" w:rsidP="008D4375">
      <w:pPr>
        <w:pStyle w:val="CommentText"/>
        <w:ind w:left="0"/>
      </w:pPr>
      <w:r>
        <w:rPr>
          <w:rStyle w:val="CommentReference"/>
        </w:rPr>
        <w:annotationRef/>
      </w:r>
      <w:r>
        <w:t xml:space="preserve">This is cited incorrectly in the 2025 - 26 CRR Instrument, under 14.5: </w:t>
      </w:r>
      <w:r>
        <w:rPr>
          <w:noProof/>
        </w:rPr>
        <w:drawing>
          <wp:inline distT="0" distB="0" distL="0" distR="0" wp14:anchorId="54E33917" wp14:editId="486EB33A">
            <wp:extent cx="4197566" cy="425472"/>
            <wp:effectExtent l="0" t="0" r="0" b="0"/>
            <wp:docPr id="75187178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71786" name="Picture 751871786" descr="Image"/>
                    <pic:cNvPicPr/>
                  </pic:nvPicPr>
                  <pic:blipFill>
                    <a:blip r:embed="rId1"/>
                    <a:stretch>
                      <a:fillRect/>
                    </a:stretch>
                  </pic:blipFill>
                  <pic:spPr>
                    <a:xfrm>
                      <a:off x="0" y="0"/>
                      <a:ext cx="4197566" cy="425472"/>
                    </a:xfrm>
                    <a:prstGeom prst="rect">
                      <a:avLst/>
                    </a:prstGeom>
                  </pic:spPr>
                </pic:pic>
              </a:graphicData>
            </a:graphic>
          </wp:inline>
        </w:drawing>
      </w:r>
    </w:p>
  </w:comment>
  <w:comment w:id="128" w:author="Murjani McTier" w:date="2025-11-21T17:24:00Z" w:initials="MM">
    <w:p w14:paraId="2C31F2A8" w14:textId="77777777" w:rsidR="00F43FCF" w:rsidRDefault="00F43FCF" w:rsidP="00F43FCF">
      <w:pPr>
        <w:pStyle w:val="CommentText"/>
        <w:ind w:left="0"/>
      </w:pPr>
      <w:r>
        <w:rPr>
          <w:rStyle w:val="CommentReference"/>
        </w:rPr>
        <w:annotationRef/>
      </w:r>
      <w:r>
        <w:t>However, it is correct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DDAEC" w15:done="0"/>
  <w15:commentEx w15:paraId="1CE63D5B" w15:paraIdParent="34BDDAEC" w15:done="0"/>
  <w15:commentEx w15:paraId="6226CFB2" w15:done="1"/>
  <w15:commentEx w15:paraId="53633E2B" w15:paraIdParent="6226CFB2" w15:done="1"/>
  <w15:commentEx w15:paraId="3448DF53" w15:done="1"/>
  <w15:commentEx w15:paraId="08358F59" w15:paraIdParent="3448DF53" w15:done="1"/>
  <w15:commentEx w15:paraId="49D2287D" w15:done="0"/>
  <w15:commentEx w15:paraId="13F2E899" w15:done="1"/>
  <w15:commentEx w15:paraId="6A2E6E29" w15:paraIdParent="13F2E899" w15:done="1"/>
  <w15:commentEx w15:paraId="22F967FD" w15:done="0"/>
  <w15:commentEx w15:paraId="2A71327C" w15:done="1"/>
  <w15:commentEx w15:paraId="4C5FC236" w15:paraIdParent="2A71327C" w15:done="1"/>
  <w15:commentEx w15:paraId="19D29833" w15:done="0"/>
  <w15:commentEx w15:paraId="5A2222A1" w15:paraIdParent="19D29833" w15:done="0"/>
  <w15:commentEx w15:paraId="4522A466" w15:done="0"/>
  <w15:commentEx w15:paraId="7714B9D6" w15:done="0"/>
  <w15:commentEx w15:paraId="5DBAD6DA" w15:done="0"/>
  <w15:commentEx w15:paraId="261E74EB" w15:done="0"/>
  <w15:commentEx w15:paraId="42FD357D" w15:paraIdParent="261E74EB" w15:done="0"/>
  <w15:commentEx w15:paraId="5490FC4E" w15:done="0"/>
  <w15:commentEx w15:paraId="2C31F2A8" w15:paraIdParent="5490FC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5369B" w16cex:dateUtc="2025-11-22T01:25:00Z"/>
  <w16cex:commentExtensible w16cex:durableId="18B9F7A0" w16cex:dateUtc="2025-11-22T01:28:00Z"/>
  <w16cex:commentExtensible w16cex:durableId="3A8FD5E4" w16cex:dateUtc="2025-11-21T02:48:00Z"/>
  <w16cex:commentExtensible w16cex:durableId="7EC40594" w16cex:dateUtc="2025-11-21T22:27:00Z"/>
  <w16cex:commentExtensible w16cex:durableId="77BFFA4A" w16cex:dateUtc="2025-11-21T02:48:00Z"/>
  <w16cex:commentExtensible w16cex:durableId="6A8DA86E" w16cex:dateUtc="2025-11-21T22:18:00Z"/>
  <w16cex:commentExtensible w16cex:durableId="6933C8A4" w16cex:dateUtc="2025-11-21T22:29:00Z"/>
  <w16cex:commentExtensible w16cex:durableId="22B557A4" w16cex:dateUtc="2025-11-21T02:50:00Z"/>
  <w16cex:commentExtensible w16cex:durableId="061868D5" w16cex:dateUtc="2025-11-21T22:28:00Z"/>
  <w16cex:commentExtensible w16cex:durableId="3286A02C" w16cex:dateUtc="2025-11-21T22:30:00Z"/>
  <w16cex:commentExtensible w16cex:durableId="5F713CF6" w16cex:dateUtc="2025-11-21T02:52:00Z"/>
  <w16cex:commentExtensible w16cex:durableId="7F5E4BD0" w16cex:dateUtc="2025-11-22T01:52:00Z"/>
  <w16cex:commentExtensible w16cex:durableId="2548F2F0" w16cex:dateUtc="2025-11-21T22:14:00Z"/>
  <w16cex:commentExtensible w16cex:durableId="3971D569" w16cex:dateUtc="2025-11-21T22:14:00Z"/>
  <w16cex:commentExtensible w16cex:durableId="7F6142CE" w16cex:dateUtc="2025-11-22T01:53:00Z"/>
  <w16cex:commentExtensible w16cex:durableId="3A672F7E" w16cex:dateUtc="2025-11-22T02:23:00Z"/>
  <w16cex:commentExtensible w16cex:durableId="21BD7F58" w16cex:dateUtc="2025-11-21T22:36:00Z"/>
  <w16cex:commentExtensible w16cex:durableId="4ACB3172" w16cex:dateUtc="2025-11-21T22:47:00Z"/>
  <w16cex:commentExtensible w16cex:durableId="2FE4849B" w16cex:dateUtc="2025-11-22T00:16:00Z"/>
  <w16cex:commentExtensible w16cex:durableId="63F72E3A" w16cex:dateUtc="2025-11-22T01:03:00Z"/>
  <w16cex:commentExtensible w16cex:durableId="791592FC" w16cex:dateUtc="2025-11-22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DDAEC" w16cid:durableId="3405369B"/>
  <w16cid:commentId w16cid:paraId="1CE63D5B" w16cid:durableId="18B9F7A0"/>
  <w16cid:commentId w16cid:paraId="6226CFB2" w16cid:durableId="3A8FD5E4"/>
  <w16cid:commentId w16cid:paraId="53633E2B" w16cid:durableId="7EC40594"/>
  <w16cid:commentId w16cid:paraId="3448DF53" w16cid:durableId="77BFFA4A"/>
  <w16cid:commentId w16cid:paraId="08358F59" w16cid:durableId="6A8DA86E"/>
  <w16cid:commentId w16cid:paraId="49D2287D" w16cid:durableId="6933C8A4"/>
  <w16cid:commentId w16cid:paraId="13F2E899" w16cid:durableId="22B557A4"/>
  <w16cid:commentId w16cid:paraId="6A2E6E29" w16cid:durableId="061868D5"/>
  <w16cid:commentId w16cid:paraId="22F967FD" w16cid:durableId="3286A02C"/>
  <w16cid:commentId w16cid:paraId="2A71327C" w16cid:durableId="5F713CF6"/>
  <w16cid:commentId w16cid:paraId="4C5FC236" w16cid:durableId="7F5E4BD0"/>
  <w16cid:commentId w16cid:paraId="19D29833" w16cid:durableId="2548F2F0"/>
  <w16cid:commentId w16cid:paraId="5A2222A1" w16cid:durableId="3971D569"/>
  <w16cid:commentId w16cid:paraId="4522A466" w16cid:durableId="7F6142CE"/>
  <w16cid:commentId w16cid:paraId="7714B9D6" w16cid:durableId="3A672F7E"/>
  <w16cid:commentId w16cid:paraId="5DBAD6DA" w16cid:durableId="21BD7F58"/>
  <w16cid:commentId w16cid:paraId="261E74EB" w16cid:durableId="4ACB3172"/>
  <w16cid:commentId w16cid:paraId="42FD357D" w16cid:durableId="2FE4849B"/>
  <w16cid:commentId w16cid:paraId="5490FC4E" w16cid:durableId="63F72E3A"/>
  <w16cid:commentId w16cid:paraId="2C31F2A8" w16cid:durableId="791592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2D67" w14:textId="77777777" w:rsidR="00F419C1" w:rsidRDefault="00F419C1" w:rsidP="009E16EF">
      <w:r>
        <w:separator/>
      </w:r>
    </w:p>
  </w:endnote>
  <w:endnote w:type="continuationSeparator" w:id="0">
    <w:p w14:paraId="4BE4A9A0" w14:textId="77777777" w:rsidR="00F419C1" w:rsidRDefault="00F419C1" w:rsidP="009E1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6147" w14:textId="77777777" w:rsidR="007E6586" w:rsidRDefault="007E6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93B6" w14:textId="77777777" w:rsidR="007E6586" w:rsidRDefault="007E65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325E" w14:textId="77777777" w:rsidR="007E6586" w:rsidRDefault="007E6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13FD" w14:textId="77777777" w:rsidR="00F419C1" w:rsidRDefault="00F419C1" w:rsidP="009E16EF">
      <w:r>
        <w:separator/>
      </w:r>
    </w:p>
  </w:footnote>
  <w:footnote w:type="continuationSeparator" w:id="0">
    <w:p w14:paraId="12747030" w14:textId="77777777" w:rsidR="00F419C1" w:rsidRDefault="00F419C1" w:rsidP="009E1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C37A" w14:textId="77777777" w:rsidR="007E6586" w:rsidRDefault="007E65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4EA8" w14:textId="77777777" w:rsidR="00A675A2" w:rsidRPr="00C06E03" w:rsidRDefault="00A675A2" w:rsidP="00A675A2">
    <w:pPr>
      <w:pStyle w:val="Header"/>
      <w:ind w:left="810"/>
      <w:rPr>
        <w:color w:val="FF0000"/>
      </w:rPr>
    </w:pPr>
    <w:r w:rsidRPr="00C06E03">
      <w:rPr>
        <w:color w:val="FF0000"/>
      </w:rPr>
      <w:t>School Site</w:t>
    </w:r>
  </w:p>
  <w:p w14:paraId="26775A53" w14:textId="77777777" w:rsidR="00A675A2" w:rsidRPr="00C06E03" w:rsidRDefault="00A675A2" w:rsidP="00A675A2">
    <w:pPr>
      <w:pStyle w:val="Header"/>
      <w:ind w:left="810"/>
      <w:rPr>
        <w:color w:val="FF0000"/>
      </w:rPr>
    </w:pPr>
    <w:r w:rsidRPr="00C06E03">
      <w:rPr>
        <w:color w:val="FF0000"/>
      </w:rPr>
      <w:t>School District</w:t>
    </w:r>
  </w:p>
  <w:p w14:paraId="4BD0ED15" w14:textId="77777777" w:rsidR="00A675A2" w:rsidRDefault="00A675A2" w:rsidP="00A675A2">
    <w:pPr>
      <w:pStyle w:val="Header"/>
      <w:ind w:left="810"/>
    </w:pPr>
    <w:r>
      <w:t>CRR Summary of Findings</w:t>
    </w:r>
  </w:p>
  <w:p w14:paraId="6A2127AB" w14:textId="7DE4DF47" w:rsidR="004744F7" w:rsidRPr="004744F7" w:rsidRDefault="004744F7" w:rsidP="00A675A2">
    <w:pPr>
      <w:pStyle w:val="Header"/>
      <w:ind w:left="810"/>
      <w:rPr>
        <w:color w:val="FF0000"/>
      </w:rPr>
    </w:pPr>
    <w:r w:rsidRPr="004744F7">
      <w:rPr>
        <w:color w:val="FF0000"/>
      </w:rPr>
      <w:t>Review Dates</w:t>
    </w:r>
  </w:p>
  <w:p w14:paraId="351ACC21" w14:textId="66BA9D0F" w:rsidR="00CA43A6" w:rsidRPr="00A675A2" w:rsidRDefault="00A675A2" w:rsidP="00A675A2">
    <w:pPr>
      <w:pStyle w:val="Header"/>
      <w:spacing w:after="240"/>
      <w:ind w:left="810"/>
    </w:pPr>
    <w:r>
      <w:t xml:space="preserve">Page </w:t>
    </w:r>
    <w:r>
      <w:fldChar w:fldCharType="begin"/>
    </w:r>
    <w:r>
      <w:instrText xml:space="preserve"> PAGE   \* MERGEFORMAT </w:instrText>
    </w:r>
    <w:r>
      <w:fldChar w:fldCharType="separate"/>
    </w:r>
    <w:r>
      <w:t>1</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D451" w14:textId="77777777" w:rsidR="00D11096" w:rsidRPr="00C06E03" w:rsidRDefault="00D11096" w:rsidP="00D11096">
    <w:pPr>
      <w:pStyle w:val="Header"/>
      <w:ind w:left="0"/>
      <w:rPr>
        <w:color w:val="FF0000"/>
      </w:rPr>
    </w:pPr>
    <w:r w:rsidRPr="00C06E03">
      <w:rPr>
        <w:color w:val="FF0000"/>
      </w:rPr>
      <w:t>School Site</w:t>
    </w:r>
  </w:p>
  <w:p w14:paraId="14051280" w14:textId="77777777" w:rsidR="00D11096" w:rsidRPr="00C06E03" w:rsidRDefault="00D11096" w:rsidP="00D11096">
    <w:pPr>
      <w:pStyle w:val="Header"/>
      <w:ind w:left="0"/>
      <w:rPr>
        <w:color w:val="FF0000"/>
      </w:rPr>
    </w:pPr>
    <w:r w:rsidRPr="00C06E03">
      <w:rPr>
        <w:color w:val="FF0000"/>
      </w:rPr>
      <w:t>School District</w:t>
    </w:r>
  </w:p>
  <w:p w14:paraId="21A381B5" w14:textId="77777777" w:rsidR="00D11096" w:rsidRDefault="00D11096" w:rsidP="00D11096">
    <w:pPr>
      <w:pStyle w:val="Header"/>
      <w:ind w:left="0"/>
    </w:pPr>
    <w:r>
      <w:t>CRR Summary of Findings</w:t>
    </w:r>
  </w:p>
  <w:p w14:paraId="18B3C1FE" w14:textId="77777777" w:rsidR="00D11096" w:rsidRPr="004744F7" w:rsidRDefault="00D11096" w:rsidP="00D11096">
    <w:pPr>
      <w:pStyle w:val="Header"/>
      <w:ind w:left="0"/>
      <w:rPr>
        <w:color w:val="FF0000"/>
      </w:rPr>
    </w:pPr>
    <w:r w:rsidRPr="004744F7">
      <w:rPr>
        <w:color w:val="FF0000"/>
      </w:rPr>
      <w:t>Review Dates</w:t>
    </w:r>
  </w:p>
  <w:p w14:paraId="258235DD" w14:textId="479A6C7E" w:rsidR="00D11096" w:rsidRDefault="00D11096" w:rsidP="00D11096">
    <w:pPr>
      <w:pStyle w:val="Header"/>
      <w:ind w:left="0"/>
    </w:pPr>
    <w:r>
      <w:t xml:space="preserve">Page </w:t>
    </w:r>
    <w:sdt>
      <w:sdtPr>
        <w:id w:val="42238451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AB238F6" w14:textId="091B8E1A" w:rsidR="00A675A2" w:rsidRDefault="00A675A2" w:rsidP="00A675A2">
    <w:pPr>
      <w:pStyle w:val="Header"/>
      <w:spacing w:after="240"/>
      <w:ind w:left="8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6286"/>
    <w:multiLevelType w:val="multilevel"/>
    <w:tmpl w:val="7B481E10"/>
    <w:lvl w:ilvl="0">
      <w:start w:val="1"/>
      <w:numFmt w:val="decimal"/>
      <w:pStyle w:val="Level1"/>
      <w:lvlText w:val="%1.0"/>
      <w:lvlJc w:val="left"/>
      <w:pPr>
        <w:ind w:left="1224" w:hanging="576"/>
      </w:pPr>
      <w:rPr>
        <w:rFonts w:hint="default"/>
        <w:vanish w:val="0"/>
      </w:rPr>
    </w:lvl>
    <w:lvl w:ilvl="1">
      <w:start w:val="1"/>
      <w:numFmt w:val="decimal"/>
      <w:pStyle w:val="Level2"/>
      <w:lvlText w:val="%1.%2"/>
      <w:lvlJc w:val="left"/>
      <w:pPr>
        <w:ind w:left="1224" w:hanging="576"/>
      </w:pPr>
      <w:rPr>
        <w:rFonts w:hint="default"/>
      </w:rPr>
    </w:lvl>
    <w:lvl w:ilvl="2">
      <w:start w:val="1"/>
      <w:numFmt w:val="lowerLetter"/>
      <w:pStyle w:val="Level3"/>
      <w:lvlText w:val="(%3)"/>
      <w:lvlJc w:val="left"/>
      <w:pPr>
        <w:ind w:left="1512" w:hanging="360"/>
      </w:pPr>
      <w:rPr>
        <w:rFonts w:hint="default"/>
      </w:rPr>
    </w:lvl>
    <w:lvl w:ilvl="3">
      <w:start w:val="1"/>
      <w:numFmt w:val="decimal"/>
      <w:pStyle w:val="Level4"/>
      <w:lvlText w:val="%4)"/>
      <w:lvlJc w:val="left"/>
      <w:pPr>
        <w:ind w:left="1800" w:hanging="288"/>
      </w:pPr>
      <w:rPr>
        <w:rFonts w:ascii="Arial" w:eastAsiaTheme="minorHAnsi" w:hAnsi="Arial" w:cstheme="minorBidi"/>
      </w:rPr>
    </w:lvl>
    <w:lvl w:ilvl="4">
      <w:start w:val="1"/>
      <w:numFmt w:val="upp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37F74C88"/>
    <w:multiLevelType w:val="hybridMultilevel"/>
    <w:tmpl w:val="C84C929A"/>
    <w:lvl w:ilvl="0" w:tplc="8F623E28">
      <w:start w:val="1"/>
      <w:numFmt w:val="bullet"/>
      <w:pStyle w:val="ListParagraph"/>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590736">
    <w:abstractNumId w:val="1"/>
  </w:num>
  <w:num w:numId="2" w16cid:durableId="7336966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jani McTier">
    <w15:presenceInfo w15:providerId="AD" w15:userId="S::MMcTier@cde.ca.gov::10fdf22e-2528-486c-ad96-1689770a0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AA"/>
    <w:rsid w:val="00000884"/>
    <w:rsid w:val="00024097"/>
    <w:rsid w:val="00027387"/>
    <w:rsid w:val="00086F12"/>
    <w:rsid w:val="00093AB8"/>
    <w:rsid w:val="000A2F2E"/>
    <w:rsid w:val="000C561B"/>
    <w:rsid w:val="000E0E07"/>
    <w:rsid w:val="001455D6"/>
    <w:rsid w:val="00170C08"/>
    <w:rsid w:val="001734A4"/>
    <w:rsid w:val="001736F3"/>
    <w:rsid w:val="0018562B"/>
    <w:rsid w:val="00186660"/>
    <w:rsid w:val="001B1174"/>
    <w:rsid w:val="001C7A53"/>
    <w:rsid w:val="001E3796"/>
    <w:rsid w:val="00287671"/>
    <w:rsid w:val="00294734"/>
    <w:rsid w:val="002A6CCA"/>
    <w:rsid w:val="002B1E9E"/>
    <w:rsid w:val="002E6B47"/>
    <w:rsid w:val="00367D90"/>
    <w:rsid w:val="003A0797"/>
    <w:rsid w:val="003C34D2"/>
    <w:rsid w:val="003D24F5"/>
    <w:rsid w:val="003E2A10"/>
    <w:rsid w:val="0040786A"/>
    <w:rsid w:val="00447286"/>
    <w:rsid w:val="00470625"/>
    <w:rsid w:val="004744F7"/>
    <w:rsid w:val="00487DCE"/>
    <w:rsid w:val="00495E6B"/>
    <w:rsid w:val="004C443E"/>
    <w:rsid w:val="005334CF"/>
    <w:rsid w:val="005378EE"/>
    <w:rsid w:val="0054519C"/>
    <w:rsid w:val="00552DA0"/>
    <w:rsid w:val="00572AED"/>
    <w:rsid w:val="005764C5"/>
    <w:rsid w:val="005766DA"/>
    <w:rsid w:val="0058558C"/>
    <w:rsid w:val="005A2F15"/>
    <w:rsid w:val="005C67F1"/>
    <w:rsid w:val="005D46D7"/>
    <w:rsid w:val="005D4A17"/>
    <w:rsid w:val="005F05D4"/>
    <w:rsid w:val="00603FFF"/>
    <w:rsid w:val="00604A35"/>
    <w:rsid w:val="00604E31"/>
    <w:rsid w:val="006235B5"/>
    <w:rsid w:val="00635FFD"/>
    <w:rsid w:val="00650ADB"/>
    <w:rsid w:val="00655188"/>
    <w:rsid w:val="006A7C09"/>
    <w:rsid w:val="006C384A"/>
    <w:rsid w:val="006C4726"/>
    <w:rsid w:val="006D477D"/>
    <w:rsid w:val="006E4950"/>
    <w:rsid w:val="00716471"/>
    <w:rsid w:val="00737D7D"/>
    <w:rsid w:val="00746B5A"/>
    <w:rsid w:val="00756562"/>
    <w:rsid w:val="00767CE5"/>
    <w:rsid w:val="007B71D4"/>
    <w:rsid w:val="007E6586"/>
    <w:rsid w:val="00840F82"/>
    <w:rsid w:val="008657A6"/>
    <w:rsid w:val="0087182D"/>
    <w:rsid w:val="008D4375"/>
    <w:rsid w:val="009A30A2"/>
    <w:rsid w:val="009E16EF"/>
    <w:rsid w:val="00A253AA"/>
    <w:rsid w:val="00A652A3"/>
    <w:rsid w:val="00A675A2"/>
    <w:rsid w:val="00A84392"/>
    <w:rsid w:val="00A90076"/>
    <w:rsid w:val="00AC41E5"/>
    <w:rsid w:val="00AD1720"/>
    <w:rsid w:val="00B07985"/>
    <w:rsid w:val="00B1021A"/>
    <w:rsid w:val="00B12EBA"/>
    <w:rsid w:val="00B83EDA"/>
    <w:rsid w:val="00BD4EE5"/>
    <w:rsid w:val="00BE5C39"/>
    <w:rsid w:val="00C04B9B"/>
    <w:rsid w:val="00C06E03"/>
    <w:rsid w:val="00C3084D"/>
    <w:rsid w:val="00C455A8"/>
    <w:rsid w:val="00C53CF5"/>
    <w:rsid w:val="00C54684"/>
    <w:rsid w:val="00C57FBF"/>
    <w:rsid w:val="00C65247"/>
    <w:rsid w:val="00C71AE1"/>
    <w:rsid w:val="00CA1ABC"/>
    <w:rsid w:val="00CA43A6"/>
    <w:rsid w:val="00CE1713"/>
    <w:rsid w:val="00CF169C"/>
    <w:rsid w:val="00D11096"/>
    <w:rsid w:val="00D220EF"/>
    <w:rsid w:val="00D2371E"/>
    <w:rsid w:val="00D653BA"/>
    <w:rsid w:val="00D94AD0"/>
    <w:rsid w:val="00D97DCA"/>
    <w:rsid w:val="00DC5B8C"/>
    <w:rsid w:val="00E221C5"/>
    <w:rsid w:val="00E262AC"/>
    <w:rsid w:val="00E544FE"/>
    <w:rsid w:val="00EA3134"/>
    <w:rsid w:val="00ED70C9"/>
    <w:rsid w:val="00EF2499"/>
    <w:rsid w:val="00EF3067"/>
    <w:rsid w:val="00F0340F"/>
    <w:rsid w:val="00F03551"/>
    <w:rsid w:val="00F1784F"/>
    <w:rsid w:val="00F2694D"/>
    <w:rsid w:val="00F419C1"/>
    <w:rsid w:val="00F43FCF"/>
    <w:rsid w:val="00F46BB3"/>
    <w:rsid w:val="00F61A65"/>
    <w:rsid w:val="00F9271F"/>
    <w:rsid w:val="00F9411C"/>
    <w:rsid w:val="00FC4A49"/>
    <w:rsid w:val="00FD4784"/>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EA123"/>
  <w15:chartTrackingRefBased/>
  <w15:docId w15:val="{3D32BBE5-E07A-4443-A89D-419344D5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6EF"/>
    <w:pPr>
      <w:spacing w:after="160" w:line="259" w:lineRule="auto"/>
      <w:ind w:left="1440" w:right="1440"/>
    </w:pPr>
    <w:rPr>
      <w:rFonts w:ascii="Arial" w:hAnsi="Arial" w:cs="Arial"/>
      <w:sz w:val="24"/>
      <w:szCs w:val="24"/>
    </w:rPr>
  </w:style>
  <w:style w:type="paragraph" w:styleId="Heading1">
    <w:name w:val="heading 1"/>
    <w:basedOn w:val="Normal"/>
    <w:next w:val="Normal"/>
    <w:link w:val="Heading1Char"/>
    <w:uiPriority w:val="9"/>
    <w:qFormat/>
    <w:rsid w:val="00C06E03"/>
    <w:pPr>
      <w:keepNext/>
      <w:keepLines/>
      <w:spacing w:before="240" w:after="240"/>
      <w:outlineLvl w:val="0"/>
    </w:pPr>
    <w:rPr>
      <w:rFonts w:eastAsiaTheme="majorEastAsia"/>
      <w:b/>
      <w:sz w:val="32"/>
      <w:szCs w:val="36"/>
    </w:rPr>
  </w:style>
  <w:style w:type="paragraph" w:styleId="Heading2">
    <w:name w:val="heading 2"/>
    <w:basedOn w:val="Normal"/>
    <w:next w:val="Normal"/>
    <w:link w:val="Heading2Char"/>
    <w:uiPriority w:val="9"/>
    <w:unhideWhenUsed/>
    <w:qFormat/>
    <w:rsid w:val="00C06E03"/>
    <w:pPr>
      <w:keepNext/>
      <w:keepLines/>
      <w:spacing w:before="40" w:after="240"/>
      <w:outlineLvl w:val="1"/>
    </w:pPr>
    <w:rPr>
      <w:rFonts w:eastAsiaTheme="majorEastAsia"/>
      <w:b/>
      <w:sz w:val="26"/>
      <w:szCs w:val="26"/>
    </w:rPr>
  </w:style>
  <w:style w:type="paragraph" w:styleId="Heading3">
    <w:name w:val="heading 3"/>
    <w:basedOn w:val="Normal"/>
    <w:next w:val="Normal"/>
    <w:link w:val="Heading3Char"/>
    <w:uiPriority w:val="9"/>
    <w:unhideWhenUsed/>
    <w:qFormat/>
    <w:rsid w:val="00C57FBF"/>
    <w:pPr>
      <w:keepNext/>
      <w:keepLines/>
      <w:spacing w:before="40" w:after="0"/>
      <w:outlineLvl w:val="2"/>
    </w:pPr>
    <w:rPr>
      <w:rFonts w:eastAsiaTheme="majorEastAsia"/>
      <w:b/>
      <w:szCs w:val="32"/>
    </w:rPr>
  </w:style>
  <w:style w:type="paragraph" w:styleId="Heading4">
    <w:name w:val="heading 4"/>
    <w:basedOn w:val="Normal"/>
    <w:next w:val="Normal"/>
    <w:link w:val="Heading4Char"/>
    <w:uiPriority w:val="9"/>
    <w:unhideWhenUsed/>
    <w:rsid w:val="00B1021A"/>
    <w:pPr>
      <w:keepNext/>
      <w:keepLines/>
      <w:spacing w:before="40" w:after="0"/>
      <w:outlineLvl w:val="3"/>
    </w:pPr>
    <w:rPr>
      <w:rFonts w:eastAsiaTheme="majorEastAsia"/>
      <w:b/>
      <w:iCs/>
    </w:rPr>
  </w:style>
  <w:style w:type="paragraph" w:styleId="Heading5">
    <w:name w:val="heading 5"/>
    <w:basedOn w:val="Normal"/>
    <w:next w:val="Normal"/>
    <w:link w:val="Heading5Char"/>
    <w:uiPriority w:val="9"/>
    <w:unhideWhenUsed/>
    <w:rsid w:val="00B1021A"/>
    <w:pPr>
      <w:keepNext/>
      <w:keepLines/>
      <w:spacing w:before="40" w:after="0"/>
      <w:outlineLvl w:val="4"/>
    </w:pPr>
    <w:rPr>
      <w:rFonts w:eastAsiaTheme="majorEastAsia"/>
      <w:b/>
    </w:rPr>
  </w:style>
  <w:style w:type="paragraph" w:styleId="Heading6">
    <w:name w:val="heading 6"/>
    <w:basedOn w:val="Normal"/>
    <w:next w:val="Normal"/>
    <w:link w:val="Heading6Char"/>
    <w:uiPriority w:val="9"/>
    <w:unhideWhenUsed/>
    <w:rsid w:val="00737D7D"/>
    <w:pPr>
      <w:keepNext/>
      <w:keepLines/>
      <w:spacing w:before="40" w:after="0"/>
      <w:outlineLvl w:val="5"/>
    </w:pPr>
    <w:rPr>
      <w:rFonts w:eastAsiaTheme="majorEastAsia"/>
      <w:b/>
    </w:rPr>
  </w:style>
  <w:style w:type="paragraph" w:styleId="Heading7">
    <w:name w:val="heading 7"/>
    <w:basedOn w:val="Normal"/>
    <w:next w:val="Normal"/>
    <w:link w:val="Heading7Char"/>
    <w:uiPriority w:val="9"/>
    <w:unhideWhenUsed/>
    <w:rsid w:val="00737D7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07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90076"/>
    <w:rPr>
      <w:rFonts w:ascii="Segoe UI" w:hAnsi="Segoe UI" w:cs="Segoe UI"/>
      <w:sz w:val="18"/>
      <w:szCs w:val="18"/>
    </w:rPr>
  </w:style>
  <w:style w:type="character" w:customStyle="1" w:styleId="Heading1Char">
    <w:name w:val="Heading 1 Char"/>
    <w:basedOn w:val="DefaultParagraphFont"/>
    <w:link w:val="Heading1"/>
    <w:uiPriority w:val="9"/>
    <w:rsid w:val="00C06E03"/>
    <w:rPr>
      <w:rFonts w:ascii="Arial" w:eastAsiaTheme="majorEastAsia" w:hAnsi="Arial" w:cs="Arial"/>
      <w:b/>
      <w:sz w:val="32"/>
      <w:szCs w:val="36"/>
    </w:rPr>
  </w:style>
  <w:style w:type="character" w:customStyle="1" w:styleId="Heading2Char">
    <w:name w:val="Heading 2 Char"/>
    <w:basedOn w:val="DefaultParagraphFont"/>
    <w:link w:val="Heading2"/>
    <w:uiPriority w:val="9"/>
    <w:rsid w:val="00C06E03"/>
    <w:rPr>
      <w:rFonts w:ascii="Arial" w:eastAsiaTheme="majorEastAsia" w:hAnsi="Arial" w:cs="Arial"/>
      <w:b/>
      <w:sz w:val="26"/>
      <w:szCs w:val="26"/>
    </w:rPr>
  </w:style>
  <w:style w:type="character" w:customStyle="1" w:styleId="Heading3Char">
    <w:name w:val="Heading 3 Char"/>
    <w:basedOn w:val="DefaultParagraphFont"/>
    <w:link w:val="Heading3"/>
    <w:uiPriority w:val="9"/>
    <w:rsid w:val="00C57FBF"/>
    <w:rPr>
      <w:rFonts w:ascii="Arial" w:eastAsiaTheme="majorEastAsia" w:hAnsi="Arial" w:cs="Arial"/>
      <w:b/>
      <w:sz w:val="24"/>
      <w:szCs w:val="32"/>
    </w:rPr>
  </w:style>
  <w:style w:type="character" w:customStyle="1" w:styleId="Heading4Char">
    <w:name w:val="Heading 4 Char"/>
    <w:basedOn w:val="DefaultParagraphFont"/>
    <w:link w:val="Heading4"/>
    <w:uiPriority w:val="9"/>
    <w:rsid w:val="00B1021A"/>
    <w:rPr>
      <w:rFonts w:ascii="Arial" w:eastAsiaTheme="majorEastAsia" w:hAnsi="Arial" w:cs="Arial"/>
      <w:b/>
      <w:iCs/>
      <w:sz w:val="24"/>
      <w:szCs w:val="24"/>
    </w:rPr>
  </w:style>
  <w:style w:type="character" w:customStyle="1" w:styleId="Heading5Char">
    <w:name w:val="Heading 5 Char"/>
    <w:basedOn w:val="DefaultParagraphFont"/>
    <w:link w:val="Heading5"/>
    <w:uiPriority w:val="9"/>
    <w:rsid w:val="00B1021A"/>
    <w:rPr>
      <w:rFonts w:ascii="Arial" w:eastAsiaTheme="majorEastAsia" w:hAnsi="Arial" w:cs="Arial"/>
      <w:b/>
      <w:sz w:val="24"/>
      <w:szCs w:val="24"/>
    </w:rPr>
  </w:style>
  <w:style w:type="character" w:customStyle="1" w:styleId="Heading6Char">
    <w:name w:val="Heading 6 Char"/>
    <w:basedOn w:val="DefaultParagraphFont"/>
    <w:link w:val="Heading6"/>
    <w:uiPriority w:val="9"/>
    <w:rsid w:val="00737D7D"/>
    <w:rPr>
      <w:rFonts w:ascii="Arial" w:eastAsiaTheme="majorEastAsia" w:hAnsi="Arial" w:cs="Arial"/>
      <w:b/>
      <w:sz w:val="24"/>
      <w:szCs w:val="24"/>
    </w:rPr>
  </w:style>
  <w:style w:type="character" w:customStyle="1" w:styleId="Heading7Char">
    <w:name w:val="Heading 7 Char"/>
    <w:basedOn w:val="DefaultParagraphFont"/>
    <w:link w:val="Heading7"/>
    <w:uiPriority w:val="9"/>
    <w:rsid w:val="00737D7D"/>
    <w:rPr>
      <w:rFonts w:asciiTheme="majorHAnsi" w:eastAsiaTheme="majorEastAsia" w:hAnsiTheme="majorHAnsi" w:cstheme="majorBidi"/>
      <w:i/>
      <w:iCs/>
      <w:color w:val="1F4D78" w:themeColor="accent1" w:themeShade="7F"/>
      <w:sz w:val="22"/>
      <w:szCs w:val="22"/>
    </w:rPr>
  </w:style>
  <w:style w:type="paragraph" w:styleId="Title">
    <w:name w:val="Title"/>
    <w:basedOn w:val="Normal"/>
    <w:next w:val="Normal"/>
    <w:link w:val="TitleChar"/>
    <w:uiPriority w:val="10"/>
    <w:rsid w:val="009E16EF"/>
    <w:pPr>
      <w:spacing w:after="0" w:line="240" w:lineRule="auto"/>
      <w:ind w:left="360" w:right="360"/>
      <w:contextualSpacing/>
    </w:pPr>
    <w:rPr>
      <w:rFonts w:eastAsiaTheme="majorEastAsia"/>
      <w:spacing w:val="-10"/>
      <w:kern w:val="28"/>
    </w:rPr>
  </w:style>
  <w:style w:type="character" w:customStyle="1" w:styleId="TitleChar">
    <w:name w:val="Title Char"/>
    <w:basedOn w:val="DefaultParagraphFont"/>
    <w:link w:val="Title"/>
    <w:uiPriority w:val="10"/>
    <w:rsid w:val="009E16EF"/>
    <w:rPr>
      <w:rFonts w:ascii="Arial" w:eastAsiaTheme="majorEastAsia" w:hAnsi="Arial" w:cs="Arial"/>
      <w:spacing w:val="-10"/>
      <w:kern w:val="28"/>
      <w:sz w:val="24"/>
      <w:szCs w:val="24"/>
    </w:rPr>
  </w:style>
  <w:style w:type="paragraph" w:styleId="Header">
    <w:name w:val="header"/>
    <w:basedOn w:val="Normal"/>
    <w:link w:val="HeaderChar"/>
    <w:uiPriority w:val="99"/>
    <w:unhideWhenUsed/>
    <w:rsid w:val="0063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FFD"/>
    <w:rPr>
      <w:rFonts w:ascii="Arial" w:hAnsi="Arial" w:cs="Arial"/>
      <w:sz w:val="24"/>
      <w:szCs w:val="24"/>
    </w:rPr>
  </w:style>
  <w:style w:type="paragraph" w:styleId="Footer">
    <w:name w:val="footer"/>
    <w:basedOn w:val="Normal"/>
    <w:link w:val="FooterChar"/>
    <w:uiPriority w:val="99"/>
    <w:unhideWhenUsed/>
    <w:rsid w:val="0063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FFD"/>
    <w:rPr>
      <w:rFonts w:ascii="Arial" w:hAnsi="Arial" w:cs="Arial"/>
      <w:sz w:val="24"/>
      <w:szCs w:val="24"/>
    </w:rPr>
  </w:style>
  <w:style w:type="character" w:styleId="Hyperlink">
    <w:name w:val="Hyperlink"/>
    <w:basedOn w:val="DefaultParagraphFont"/>
    <w:uiPriority w:val="99"/>
    <w:unhideWhenUsed/>
    <w:rsid w:val="00470625"/>
    <w:rPr>
      <w:color w:val="0000FF"/>
      <w:u w:val="single"/>
    </w:rPr>
  </w:style>
  <w:style w:type="character" w:styleId="Emphasis">
    <w:name w:val="Emphasis"/>
    <w:basedOn w:val="Strong"/>
    <w:uiPriority w:val="20"/>
    <w:rsid w:val="00B1021A"/>
  </w:style>
  <w:style w:type="character" w:styleId="Strong">
    <w:name w:val="Strong"/>
    <w:basedOn w:val="DefaultParagraphFont"/>
    <w:uiPriority w:val="22"/>
    <w:rsid w:val="00B1021A"/>
  </w:style>
  <w:style w:type="paragraph" w:styleId="IntenseQuote">
    <w:name w:val="Intense Quote"/>
    <w:basedOn w:val="Normal"/>
    <w:next w:val="Normal"/>
    <w:link w:val="IntenseQuoteChar"/>
    <w:uiPriority w:val="60"/>
    <w:rsid w:val="00B1021A"/>
    <w:pPr>
      <w:spacing w:before="360" w:after="360"/>
    </w:pPr>
    <w:rPr>
      <w:b/>
      <w:iCs/>
    </w:rPr>
  </w:style>
  <w:style w:type="character" w:customStyle="1" w:styleId="IntenseQuoteChar">
    <w:name w:val="Intense Quote Char"/>
    <w:basedOn w:val="DefaultParagraphFont"/>
    <w:link w:val="IntenseQuote"/>
    <w:uiPriority w:val="60"/>
    <w:rsid w:val="00B1021A"/>
    <w:rPr>
      <w:rFonts w:ascii="Arial" w:hAnsi="Arial" w:cs="Arial"/>
      <w:b/>
      <w:iCs/>
      <w:sz w:val="24"/>
      <w:szCs w:val="24"/>
    </w:rPr>
  </w:style>
  <w:style w:type="character" w:styleId="SubtleEmphasis">
    <w:name w:val="Subtle Emphasis"/>
    <w:uiPriority w:val="65"/>
    <w:rsid w:val="00B1021A"/>
  </w:style>
  <w:style w:type="character" w:styleId="IntenseEmphasis">
    <w:name w:val="Intense Emphasis"/>
    <w:basedOn w:val="SubtleEmphasis"/>
    <w:uiPriority w:val="66"/>
    <w:rsid w:val="00B1021A"/>
  </w:style>
  <w:style w:type="character" w:styleId="SubtleReference">
    <w:name w:val="Subtle Reference"/>
    <w:basedOn w:val="IntenseEmphasis"/>
    <w:uiPriority w:val="67"/>
    <w:rsid w:val="00B1021A"/>
  </w:style>
  <w:style w:type="character" w:styleId="IntenseReference">
    <w:name w:val="Intense Reference"/>
    <w:basedOn w:val="SubtleReference"/>
    <w:uiPriority w:val="68"/>
    <w:rsid w:val="00B1021A"/>
  </w:style>
  <w:style w:type="character" w:styleId="BookTitle">
    <w:name w:val="Book Title"/>
    <w:basedOn w:val="IntenseReference"/>
    <w:uiPriority w:val="69"/>
    <w:rsid w:val="00B1021A"/>
  </w:style>
  <w:style w:type="paragraph" w:styleId="Quote">
    <w:name w:val="Quote"/>
    <w:basedOn w:val="Normal"/>
    <w:next w:val="Normal"/>
    <w:link w:val="QuoteChar"/>
    <w:uiPriority w:val="73"/>
    <w:qFormat/>
    <w:rsid w:val="00B102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73"/>
    <w:rsid w:val="00B1021A"/>
    <w:rPr>
      <w:rFonts w:ascii="Arial" w:hAnsi="Arial" w:cs="Arial"/>
      <w:i/>
      <w:iCs/>
      <w:color w:val="404040" w:themeColor="text1" w:themeTint="BF"/>
      <w:sz w:val="24"/>
      <w:szCs w:val="24"/>
    </w:rPr>
  </w:style>
  <w:style w:type="paragraph" w:styleId="NoSpacing">
    <w:name w:val="No Spacing"/>
    <w:uiPriority w:val="1"/>
    <w:qFormat/>
    <w:rsid w:val="00B1021A"/>
    <w:pPr>
      <w:ind w:left="1440" w:right="1440"/>
    </w:pPr>
    <w:rPr>
      <w:rFonts w:ascii="Arial" w:hAnsi="Arial" w:cs="Arial"/>
      <w:sz w:val="24"/>
      <w:szCs w:val="24"/>
    </w:rPr>
  </w:style>
  <w:style w:type="paragraph" w:styleId="ListParagraph">
    <w:name w:val="List Paragraph"/>
    <w:basedOn w:val="Normal"/>
    <w:uiPriority w:val="72"/>
    <w:qFormat/>
    <w:rsid w:val="00B1021A"/>
    <w:pPr>
      <w:numPr>
        <w:numId w:val="1"/>
      </w:numPr>
      <w:spacing w:after="240" w:line="240" w:lineRule="auto"/>
    </w:pPr>
  </w:style>
  <w:style w:type="table" w:styleId="TableGrid">
    <w:name w:val="Table Grid"/>
    <w:basedOn w:val="TableNormal"/>
    <w:uiPriority w:val="39"/>
    <w:rsid w:val="00C06E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
    <w:name w:val="Level 2"/>
    <w:next w:val="Normal"/>
    <w:link w:val="Level2Char"/>
    <w:qFormat/>
    <w:rsid w:val="00572AED"/>
    <w:pPr>
      <w:numPr>
        <w:ilvl w:val="1"/>
        <w:numId w:val="2"/>
      </w:numPr>
      <w:spacing w:after="240"/>
    </w:pPr>
    <w:rPr>
      <w:rFonts w:ascii="Arial" w:eastAsia="Arial" w:hAnsi="Arial" w:cstheme="minorBidi"/>
      <w:bCs/>
      <w:sz w:val="24"/>
      <w:szCs w:val="28"/>
    </w:rPr>
  </w:style>
  <w:style w:type="character" w:customStyle="1" w:styleId="Level2Char">
    <w:name w:val="Level 2 Char"/>
    <w:basedOn w:val="DefaultParagraphFont"/>
    <w:link w:val="Level2"/>
    <w:rsid w:val="00572AED"/>
    <w:rPr>
      <w:rFonts w:ascii="Arial" w:eastAsia="Arial" w:hAnsi="Arial" w:cstheme="minorBidi"/>
      <w:bCs/>
      <w:sz w:val="24"/>
      <w:szCs w:val="28"/>
    </w:rPr>
  </w:style>
  <w:style w:type="paragraph" w:customStyle="1" w:styleId="Level3">
    <w:name w:val="Level 3"/>
    <w:basedOn w:val="Normal"/>
    <w:next w:val="Normal"/>
    <w:link w:val="Level3Char"/>
    <w:qFormat/>
    <w:rsid w:val="00572AED"/>
    <w:pPr>
      <w:numPr>
        <w:ilvl w:val="2"/>
        <w:numId w:val="2"/>
      </w:numPr>
      <w:spacing w:after="240" w:line="240" w:lineRule="auto"/>
      <w:ind w:right="0"/>
    </w:pPr>
    <w:rPr>
      <w:rFonts w:eastAsiaTheme="minorHAnsi" w:cstheme="minorBidi"/>
      <w:szCs w:val="22"/>
    </w:rPr>
  </w:style>
  <w:style w:type="paragraph" w:customStyle="1" w:styleId="Level4">
    <w:name w:val="Level 4"/>
    <w:basedOn w:val="Normal"/>
    <w:next w:val="Normal"/>
    <w:qFormat/>
    <w:rsid w:val="00572AED"/>
    <w:pPr>
      <w:numPr>
        <w:ilvl w:val="3"/>
        <w:numId w:val="2"/>
      </w:numPr>
      <w:spacing w:after="240" w:line="240" w:lineRule="auto"/>
      <w:ind w:right="0"/>
    </w:pPr>
    <w:rPr>
      <w:rFonts w:eastAsiaTheme="minorHAnsi" w:cstheme="minorBidi"/>
      <w:szCs w:val="22"/>
    </w:rPr>
  </w:style>
  <w:style w:type="paragraph" w:customStyle="1" w:styleId="Level1">
    <w:name w:val="Level 1"/>
    <w:qFormat/>
    <w:rsid w:val="00572AED"/>
    <w:pPr>
      <w:numPr>
        <w:numId w:val="2"/>
      </w:numPr>
      <w:spacing w:after="240"/>
    </w:pPr>
    <w:rPr>
      <w:rFonts w:ascii="Arial" w:eastAsia="Arial" w:hAnsi="Arial" w:cstheme="minorBidi"/>
      <w:bCs/>
      <w:sz w:val="24"/>
      <w:szCs w:val="28"/>
    </w:rPr>
  </w:style>
  <w:style w:type="paragraph" w:customStyle="1" w:styleId="EvidenceRequest">
    <w:name w:val="Evidence Request"/>
    <w:basedOn w:val="Normal"/>
    <w:qFormat/>
    <w:rsid w:val="00572AED"/>
    <w:pPr>
      <w:spacing w:after="120" w:line="240" w:lineRule="auto"/>
      <w:ind w:left="2160" w:right="0" w:hanging="2160"/>
    </w:pPr>
    <w:rPr>
      <w:rFonts w:eastAsiaTheme="minorHAnsi" w:cstheme="minorBidi"/>
      <w:szCs w:val="22"/>
    </w:rPr>
  </w:style>
  <w:style w:type="character" w:customStyle="1" w:styleId="Level3Char">
    <w:name w:val="Level 3 Char"/>
    <w:basedOn w:val="Heading2Char"/>
    <w:link w:val="Level3"/>
    <w:rsid w:val="00572AED"/>
    <w:rPr>
      <w:rFonts w:ascii="Arial" w:eastAsiaTheme="minorHAnsi" w:hAnsi="Arial" w:cstheme="minorBidi"/>
      <w:b w:val="0"/>
      <w:sz w:val="24"/>
      <w:szCs w:val="22"/>
    </w:rPr>
  </w:style>
  <w:style w:type="paragraph" w:styleId="Revision">
    <w:name w:val="Revision"/>
    <w:hidden/>
    <w:uiPriority w:val="71"/>
    <w:rsid w:val="00B12EBA"/>
    <w:rPr>
      <w:rFonts w:ascii="Arial" w:hAnsi="Arial" w:cs="Arial"/>
      <w:sz w:val="24"/>
      <w:szCs w:val="24"/>
    </w:rPr>
  </w:style>
  <w:style w:type="character" w:styleId="CommentReference">
    <w:name w:val="annotation reference"/>
    <w:basedOn w:val="DefaultParagraphFont"/>
    <w:uiPriority w:val="99"/>
    <w:semiHidden/>
    <w:unhideWhenUsed/>
    <w:rsid w:val="00B07985"/>
    <w:rPr>
      <w:sz w:val="16"/>
      <w:szCs w:val="16"/>
    </w:rPr>
  </w:style>
  <w:style w:type="paragraph" w:styleId="CommentText">
    <w:name w:val="annotation text"/>
    <w:basedOn w:val="Normal"/>
    <w:link w:val="CommentTextChar"/>
    <w:uiPriority w:val="99"/>
    <w:unhideWhenUsed/>
    <w:rsid w:val="00B07985"/>
    <w:pPr>
      <w:spacing w:line="240" w:lineRule="auto"/>
    </w:pPr>
    <w:rPr>
      <w:sz w:val="20"/>
      <w:szCs w:val="20"/>
    </w:rPr>
  </w:style>
  <w:style w:type="character" w:customStyle="1" w:styleId="CommentTextChar">
    <w:name w:val="Comment Text Char"/>
    <w:basedOn w:val="DefaultParagraphFont"/>
    <w:link w:val="CommentText"/>
    <w:uiPriority w:val="99"/>
    <w:rsid w:val="00B07985"/>
    <w:rPr>
      <w:rFonts w:ascii="Arial" w:hAnsi="Arial" w:cs="Arial"/>
    </w:rPr>
  </w:style>
  <w:style w:type="paragraph" w:styleId="CommentSubject">
    <w:name w:val="annotation subject"/>
    <w:basedOn w:val="CommentText"/>
    <w:next w:val="CommentText"/>
    <w:link w:val="CommentSubjectChar"/>
    <w:uiPriority w:val="99"/>
    <w:semiHidden/>
    <w:unhideWhenUsed/>
    <w:rsid w:val="00B07985"/>
    <w:rPr>
      <w:b/>
      <w:bCs/>
    </w:rPr>
  </w:style>
  <w:style w:type="character" w:customStyle="1" w:styleId="CommentSubjectChar">
    <w:name w:val="Comment Subject Char"/>
    <w:basedOn w:val="CommentTextChar"/>
    <w:link w:val="CommentSubject"/>
    <w:uiPriority w:val="99"/>
    <w:semiHidden/>
    <w:rsid w:val="00B07985"/>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56647">
      <w:bodyDiv w:val="1"/>
      <w:marLeft w:val="0"/>
      <w:marRight w:val="0"/>
      <w:marTop w:val="0"/>
      <w:marBottom w:val="0"/>
      <w:divBdr>
        <w:top w:val="none" w:sz="0" w:space="0" w:color="auto"/>
        <w:left w:val="none" w:sz="0" w:space="0" w:color="auto"/>
        <w:bottom w:val="none" w:sz="0" w:space="0" w:color="auto"/>
        <w:right w:val="none" w:sz="0" w:space="0" w:color="auto"/>
      </w:divBdr>
    </w:div>
    <w:div w:id="62064728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1CAE0-552D-4A79-98AF-EEAEB108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24</Pages>
  <Words>7131</Words>
  <Characters>42720</Characters>
  <Application>Microsoft Office Word</Application>
  <DocSecurity>0</DocSecurity>
  <Lines>791</Lines>
  <Paragraphs>286</Paragraphs>
  <ScaleCrop>false</ScaleCrop>
  <HeadingPairs>
    <vt:vector size="2" baseType="variant">
      <vt:variant>
        <vt:lpstr>Title</vt:lpstr>
      </vt:variant>
      <vt:variant>
        <vt:i4>1</vt:i4>
      </vt:variant>
    </vt:vector>
  </HeadingPairs>
  <TitlesOfParts>
    <vt:vector size="1" baseType="lpstr">
      <vt:lpstr/>
    </vt:vector>
  </TitlesOfParts>
  <Company>CA Department of Education</Company>
  <LinksUpToDate>false</LinksUpToDate>
  <CharactersWithSpaces>49565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Carriker</dc:creator>
  <cp:keywords/>
  <dc:description/>
  <cp:lastModifiedBy>Murjani McTier</cp:lastModifiedBy>
  <cp:revision>3</cp:revision>
  <cp:lastPrinted>2017-12-06T17:34:00Z</cp:lastPrinted>
  <dcterms:created xsi:type="dcterms:W3CDTF">2025-07-21T21:53:00Z</dcterms:created>
  <dcterms:modified xsi:type="dcterms:W3CDTF">2025-11-22T04:36:00Z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9b4ab1733d40ebd82c531af1ba75167a5882398aef9ab36b13a469fac902f1b9</vt:lpwstr>
  </property>
</Properties>
</file>